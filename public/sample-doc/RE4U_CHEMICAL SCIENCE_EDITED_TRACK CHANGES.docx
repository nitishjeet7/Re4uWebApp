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BB4E" w14:textId="70576699" w:rsidR="00864523" w:rsidRDefault="00864523" w:rsidP="00D34E87">
      <w:pPr>
        <w:pStyle w:val="Heading2"/>
        <w:spacing w:before="1" w:line="276" w:lineRule="auto"/>
        <w:jc w:val="center"/>
        <w:rPr>
          <w:rFonts w:ascii="Times New Roman" w:hAnsi="Times New Roman" w:cs="Times New Roman"/>
          <w:color w:val="0D0D0D"/>
          <w:spacing w:val="-2"/>
          <w:w w:val="105"/>
        </w:rPr>
      </w:pPr>
      <w:del w:id="0" w:author="Shushree Prachi Palai" w:date="2026-02-13T18:19:00Z" w16du:dateUtc="2026-02-13T12:49:00Z">
        <w:r w:rsidDel="00D34E87">
          <w:rPr>
            <w:rFonts w:ascii="Times New Roman" w:hAnsi="Times New Roman" w:cs="Times New Roman"/>
            <w:noProof/>
            <w:color w:val="0D0D0D"/>
            <w:spacing w:val="-2"/>
            <w:w w:val="105"/>
          </w:rPr>
          <w:drawing>
            <wp:anchor distT="0" distB="0" distL="114300" distR="114300" simplePos="0" relativeHeight="251661312" behindDoc="0" locked="0" layoutInCell="1" allowOverlap="1" wp14:anchorId="437D14C2" wp14:editId="3167ECE3">
              <wp:simplePos x="0" y="0"/>
              <wp:positionH relativeFrom="margin">
                <wp:posOffset>1758950</wp:posOffset>
              </wp:positionH>
              <wp:positionV relativeFrom="margin">
                <wp:posOffset>47953</wp:posOffset>
              </wp:positionV>
              <wp:extent cx="1781810" cy="869950"/>
              <wp:effectExtent l="0" t="0" r="8890" b="6350"/>
              <wp:wrapSquare wrapText="bothSides"/>
              <wp:docPr id="195611010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56110102" name="Picture 1956110102"/>
                      <pic:cNvPicPr/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81810" cy="869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</w:p>
    <w:p w14:paraId="6DF4E76B" w14:textId="77777777" w:rsidR="00864523" w:rsidRDefault="00864523" w:rsidP="00F170DF">
      <w:pPr>
        <w:pStyle w:val="Heading2"/>
        <w:spacing w:before="1" w:line="276" w:lineRule="auto"/>
        <w:jc w:val="center"/>
        <w:rPr>
          <w:rFonts w:ascii="Times New Roman" w:hAnsi="Times New Roman" w:cs="Times New Roman"/>
          <w:color w:val="0D0D0D"/>
          <w:spacing w:val="-2"/>
          <w:w w:val="105"/>
        </w:rPr>
      </w:pPr>
    </w:p>
    <w:p w14:paraId="3E426B9E" w14:textId="17B55D8A" w:rsidR="00864523" w:rsidRDefault="00864523" w:rsidP="00F170DF">
      <w:pPr>
        <w:pStyle w:val="Heading2"/>
        <w:spacing w:before="1" w:line="276" w:lineRule="auto"/>
        <w:jc w:val="center"/>
        <w:rPr>
          <w:rFonts w:ascii="Times New Roman" w:hAnsi="Times New Roman" w:cs="Times New Roman"/>
          <w:color w:val="0D0D0D"/>
          <w:spacing w:val="-2"/>
          <w:w w:val="105"/>
        </w:rPr>
      </w:pPr>
    </w:p>
    <w:p w14:paraId="300B6670" w14:textId="5E5C980F" w:rsidR="00775D7A" w:rsidRPr="003E2962" w:rsidRDefault="00775D7A" w:rsidP="00F170DF">
      <w:pPr>
        <w:pStyle w:val="Heading2"/>
        <w:spacing w:before="1" w:line="276" w:lineRule="auto"/>
        <w:jc w:val="center"/>
        <w:rPr>
          <w:rFonts w:ascii="Times New Roman" w:hAnsi="Times New Roman" w:cs="Times New Roman"/>
          <w:color w:val="0D0D0D"/>
          <w:spacing w:val="-2"/>
          <w:w w:val="105"/>
          <w:sz w:val="40"/>
          <w:szCs w:val="40"/>
        </w:rPr>
      </w:pPr>
      <w:r w:rsidRPr="003E2962">
        <w:rPr>
          <w:rFonts w:ascii="Times New Roman" w:hAnsi="Times New Roman" w:cs="Times New Roman"/>
          <w:color w:val="0D0D0D"/>
          <w:spacing w:val="-2"/>
          <w:w w:val="105"/>
          <w:sz w:val="40"/>
          <w:szCs w:val="40"/>
        </w:rPr>
        <w:t>CHEMICAL SCIENCE RESEARCH PAPER EDITING SAMPLE</w:t>
      </w:r>
    </w:p>
    <w:p w14:paraId="6A05ED23" w14:textId="79F4E335" w:rsidR="00775D7A" w:rsidRPr="003E2962" w:rsidRDefault="00775D7A" w:rsidP="00775D7A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E2962">
        <w:rPr>
          <w:rFonts w:ascii="Times New Roman" w:hAnsi="Times New Roman" w:cs="Times New Roman"/>
          <w:i/>
          <w:iCs/>
          <w:sz w:val="28"/>
          <w:szCs w:val="28"/>
        </w:rPr>
        <w:t>Prepared By – ResearchEdit4u Solutions</w:t>
      </w:r>
    </w:p>
    <w:p w14:paraId="78E7C914" w14:textId="791D8E13" w:rsidR="00775D7A" w:rsidRPr="003E2962" w:rsidRDefault="00775D7A" w:rsidP="00775D7A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E2962">
        <w:rPr>
          <w:rFonts w:ascii="Times New Roman" w:hAnsi="Times New Roman" w:cs="Times New Roman"/>
          <w:i/>
          <w:iCs/>
          <w:sz w:val="28"/>
          <w:szCs w:val="28"/>
        </w:rPr>
        <w:t>(Includes language, grammar, and punctuation extensive editing in American English)</w:t>
      </w:r>
    </w:p>
    <w:p w14:paraId="1876F99D" w14:textId="22B1F78F" w:rsidR="00775D7A" w:rsidRPr="00775D7A" w:rsidDel="00F170DF" w:rsidRDefault="00775D7A" w:rsidP="00775D7A">
      <w:pPr>
        <w:pStyle w:val="Heading2"/>
        <w:spacing w:before="1" w:line="276" w:lineRule="auto"/>
        <w:ind w:left="4259" w:hanging="857"/>
        <w:rPr>
          <w:del w:id="1" w:author="editor" w:date="2026-02-13T15:56:00Z" w16du:dateUtc="2026-02-13T10:26:00Z"/>
          <w:rFonts w:ascii="Times New Roman" w:hAnsi="Times New Roman" w:cs="Times New Roman"/>
          <w:color w:val="0D0D0D"/>
          <w:spacing w:val="-2"/>
          <w:w w:val="105"/>
        </w:rPr>
      </w:pPr>
      <w:r>
        <w:rPr>
          <w:rFonts w:ascii="Times New Roman" w:hAnsi="Times New Roman" w:cs="Times New Roman"/>
          <w:noProof/>
          <w:color w:val="0D0D0D"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2F6CD" wp14:editId="427001CF">
                <wp:simplePos x="0" y="0"/>
                <wp:positionH relativeFrom="column">
                  <wp:posOffset>0</wp:posOffset>
                </wp:positionH>
                <wp:positionV relativeFrom="paragraph">
                  <wp:posOffset>196215</wp:posOffset>
                </wp:positionV>
                <wp:extent cx="5768340" cy="0"/>
                <wp:effectExtent l="0" t="0" r="0" b="0"/>
                <wp:wrapNone/>
                <wp:docPr id="920158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83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FB71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45pt" to="454.2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" strokecolor="#4472c4 [3204]" strokeweight="1pt">
                <v:stroke joinstyle="miter"/>
              </v:line>
            </w:pict>
          </mc:Fallback>
        </mc:AlternateContent>
      </w:r>
    </w:p>
    <w:p w14:paraId="2C7FAB1B" w14:textId="77777777" w:rsidR="00775D7A" w:rsidRPr="00775D7A" w:rsidRDefault="00775D7A" w:rsidP="00F170DF">
      <w:pPr>
        <w:pStyle w:val="Heading2"/>
        <w:spacing w:before="1" w:line="276" w:lineRule="auto"/>
        <w:ind w:left="4259" w:hanging="857"/>
        <w:rPr>
          <w:rFonts w:ascii="Times New Roman" w:hAnsi="Times New Roman" w:cs="Times New Roman"/>
          <w:color w:val="0D0D0D"/>
          <w:spacing w:val="-2"/>
          <w:w w:val="105"/>
        </w:rPr>
      </w:pPr>
    </w:p>
    <w:p w14:paraId="2F96FFE7" w14:textId="61536D45" w:rsidR="00775D7A" w:rsidRPr="003E2962" w:rsidRDefault="003E2962" w:rsidP="003E2962">
      <w:pPr>
        <w:pStyle w:val="Heading2"/>
        <w:spacing w:before="1" w:line="276" w:lineRule="auto"/>
        <w:ind w:left="4259" w:hanging="4259"/>
        <w:rPr>
          <w:rFonts w:ascii="Times New Roman" w:hAnsi="Times New Roman" w:cs="Times New Roman"/>
          <w:b/>
          <w:bCs/>
          <w:sz w:val="28"/>
          <w:szCs w:val="28"/>
        </w:rPr>
      </w:pPr>
      <w:r w:rsidRPr="003E2962">
        <w:rPr>
          <w:rFonts w:ascii="Times New Roman" w:hAnsi="Times New Roman" w:cs="Times New Roman"/>
          <w:b/>
          <w:bCs/>
          <w:color w:val="0D0D0D"/>
          <w:spacing w:val="-2"/>
          <w:w w:val="105"/>
          <w:sz w:val="28"/>
          <w:szCs w:val="28"/>
        </w:rPr>
        <w:t>ABSTRACT</w:t>
      </w:r>
    </w:p>
    <w:p w14:paraId="174A0B38" w14:textId="2A039880" w:rsidR="00775D7A" w:rsidRPr="00775D7A" w:rsidRDefault="00E31571">
      <w:pPr>
        <w:pStyle w:val="BodyText"/>
        <w:spacing w:before="172" w:line="360" w:lineRule="auto"/>
        <w:ind w:left="142" w:right="1038"/>
        <w:jc w:val="both"/>
        <w:pPrChange w:id="2" w:author="editor" w:date="2026-02-13T15:55:00Z" w16du:dateUtc="2026-02-13T10:25:00Z">
          <w:pPr>
            <w:pStyle w:val="BodyText"/>
            <w:spacing w:before="172" w:line="276" w:lineRule="auto"/>
            <w:ind w:left="142" w:right="1038"/>
            <w:jc w:val="both"/>
          </w:pPr>
        </w:pPrChange>
      </w:pPr>
      <w:r w:rsidRPr="00775D7A">
        <w:rPr>
          <w:color w:val="0D0D0D"/>
        </w:rPr>
        <w:t>This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study </w:t>
      </w:r>
      <w:del w:id="3" w:author="RE4U SOLUTIONS " w:date="2026-01-21T12:38:00Z" w16du:dateUtc="2026-01-21T07:08:00Z">
        <w:r w:rsidR="00775D7A" w:rsidRPr="00775D7A">
          <w:rPr>
            <w:color w:val="0D0D0D"/>
          </w:rPr>
          <w:delText>uses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the</w:delText>
        </w:r>
      </w:del>
      <w:ins w:id="4" w:author="RE4U SOLUTIONS " w:date="2026-01-21T12:38:00Z" w16du:dateUtc="2026-01-21T07:08:00Z">
        <w:r w:rsidRPr="00775D7A">
          <w:rPr>
            <w:color w:val="0D0D0D"/>
          </w:rPr>
          <w:t>used</w:t>
        </w:r>
      </w:ins>
      <w:r w:rsidRPr="00775D7A">
        <w:rPr>
          <w:color w:val="0D0D0D"/>
          <w:spacing w:val="40"/>
          <w:rPrChange w:id="5" w:author="RE4U SOLUTIONS " w:date="2026-01-21T12:38:00Z" w16du:dateUtc="2026-01-21T07:08:00Z">
            <w:rPr>
              <w:color w:val="0D0D0D"/>
            </w:rPr>
          </w:rPrChange>
        </w:rPr>
        <w:t xml:space="preserve"> </w:t>
      </w:r>
      <w:r w:rsidRPr="00775D7A">
        <w:rPr>
          <w:color w:val="0D0D0D"/>
        </w:rPr>
        <w:t>DFT</w:t>
      </w:r>
      <w:r w:rsidRPr="00775D7A">
        <w:rPr>
          <w:color w:val="0D0D0D"/>
          <w:spacing w:val="40"/>
        </w:rPr>
        <w:t xml:space="preserve"> </w:t>
      </w:r>
      <w:del w:id="6" w:author="RE4U SOLUTIONS " w:date="2026-01-21T12:38:00Z" w16du:dateUtc="2026-01-21T07:08:00Z">
        <w:r w:rsidR="00775D7A" w:rsidRPr="00775D7A">
          <w:rPr>
            <w:color w:val="0D0D0D"/>
          </w:rPr>
          <w:delText>method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for</w:delText>
        </w:r>
      </w:del>
      <w:ins w:id="7" w:author="RE4U SOLUTIONS " w:date="2026-01-21T12:38:00Z" w16du:dateUtc="2026-01-21T07:08:00Z">
        <w:r w:rsidRPr="00775D7A">
          <w:rPr>
            <w:color w:val="0D0D0D"/>
          </w:rPr>
          <w:t>to</w:t>
        </w:r>
        <w:r w:rsidRPr="00775D7A">
          <w:rPr>
            <w:color w:val="0D0D0D"/>
            <w:spacing w:val="40"/>
          </w:rPr>
          <w:t xml:space="preserve"> </w:t>
        </w:r>
        <w:r w:rsidRPr="00775D7A">
          <w:rPr>
            <w:color w:val="0D0D0D"/>
          </w:rPr>
          <w:t>investigate</w:t>
        </w:r>
      </w:ins>
      <w:r w:rsidRPr="00775D7A">
        <w:rPr>
          <w:color w:val="0D0D0D"/>
        </w:rPr>
        <w:t xml:space="preserve"> the</w:t>
      </w:r>
      <w:del w:id="8" w:author="RE4U SOLUTIONS " w:date="2026-01-21T12:38:00Z" w16du:dateUtc="2026-01-21T07:08:00Z">
        <w:r w:rsidR="00775D7A" w:rsidRPr="00775D7A">
          <w:rPr>
            <w:color w:val="0D0D0D"/>
          </w:rPr>
          <w:delText xml:space="preserve"> investigation of</w:delText>
        </w:r>
      </w:del>
      <w:r w:rsidRPr="00775D7A">
        <w:rPr>
          <w:color w:val="0D0D0D"/>
        </w:rPr>
        <w:t xml:space="preserve"> optimized structure, electronic structures, charge analysis, FT-IR, FT-Raman spectroscopic analysis</w:t>
      </w:r>
      <w:ins w:id="9" w:author="RE4U SOLUTIONS " w:date="2026-01-21T12:38:00Z" w16du:dateUtc="2026-01-21T07:08:00Z">
        <w:r w:rsidRPr="00775D7A">
          <w:rPr>
            <w:color w:val="0D0D0D"/>
            <w:spacing w:val="40"/>
          </w:rPr>
          <w:t>,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and thermodynamic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properties.</w:t>
      </w:r>
      <w:r w:rsidR="00775D7A" w:rsidRPr="00775D7A">
        <w:rPr>
          <w:color w:val="0D0D0D"/>
        </w:rPr>
        <w:t xml:space="preserve"> </w:t>
      </w:r>
      <w:r w:rsidRPr="00775D7A">
        <w:rPr>
          <w:color w:val="0D0D0D"/>
        </w:rPr>
        <w:t>The optimized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energy and dipole</w:t>
      </w:r>
      <w:r w:rsidRPr="00775D7A">
        <w:rPr>
          <w:color w:val="0D0D0D"/>
          <w:spacing w:val="36"/>
        </w:rPr>
        <w:t xml:space="preserve"> </w:t>
      </w:r>
      <w:r w:rsidRPr="00775D7A">
        <w:rPr>
          <w:color w:val="0D0D0D"/>
        </w:rPr>
        <w:t xml:space="preserve">moment </w:t>
      </w:r>
      <w:del w:id="10" w:author="RE4U SOLUTIONS " w:date="2026-01-21T12:38:00Z" w16du:dateUtc="2026-01-21T07:08:00Z">
        <w:r w:rsidR="00775D7A" w:rsidRPr="00775D7A">
          <w:rPr>
            <w:color w:val="0D0D0D"/>
          </w:rPr>
          <w:delText>are</w:delText>
        </w:r>
      </w:del>
      <w:ins w:id="11" w:author="RE4U SOLUTIONS " w:date="2026-01-21T12:38:00Z" w16du:dateUtc="2026-01-21T07:08:00Z">
        <w:r w:rsidRPr="00775D7A">
          <w:rPr>
            <w:color w:val="0D0D0D"/>
          </w:rPr>
          <w:t>were</w:t>
        </w:r>
      </w:ins>
      <w:r w:rsidRPr="00775D7A">
        <w:rPr>
          <w:color w:val="0D0D0D"/>
        </w:rPr>
        <w:t xml:space="preserve"> - 9531.775</w:t>
      </w:r>
      <w:r w:rsidRPr="00775D7A">
        <w:rPr>
          <w:color w:val="0D0D0D"/>
          <w:spacing w:val="80"/>
        </w:rPr>
        <w:t xml:space="preserve"> </w:t>
      </w:r>
      <w:del w:id="12" w:author="RE4U SOLUTIONS " w:date="2026-01-21T12:38:00Z" w16du:dateUtc="2026-01-21T07:08:00Z">
        <w:r w:rsidR="00775D7A" w:rsidRPr="00775D7A">
          <w:rPr>
            <w:color w:val="0D0D0D"/>
          </w:rPr>
          <w:delText>eVand</w:delText>
        </w:r>
      </w:del>
      <w:ins w:id="13" w:author="RE4U SOLUTIONS " w:date="2026-01-21T12:38:00Z" w16du:dateUtc="2026-01-21T07:08:00Z">
        <w:r w:rsidRPr="00775D7A">
          <w:rPr>
            <w:color w:val="0D0D0D"/>
          </w:rPr>
          <w:t>eV and</w:t>
        </w:r>
      </w:ins>
      <w:r w:rsidRPr="00775D7A">
        <w:rPr>
          <w:color w:val="0D0D0D"/>
          <w:spacing w:val="80"/>
        </w:rPr>
        <w:t xml:space="preserve"> </w:t>
      </w:r>
      <w:r w:rsidRPr="00775D7A">
        <w:rPr>
          <w:color w:val="0D0D0D"/>
        </w:rPr>
        <w:t>0.3818</w:t>
      </w:r>
      <w:r w:rsidRPr="00775D7A">
        <w:rPr>
          <w:color w:val="0D0D0D"/>
          <w:spacing w:val="80"/>
        </w:rPr>
        <w:t xml:space="preserve"> </w:t>
      </w:r>
      <w:r w:rsidRPr="00775D7A">
        <w:rPr>
          <w:color w:val="0D0D0D"/>
        </w:rPr>
        <w:t>Debye</w:t>
      </w:r>
      <w:ins w:id="14" w:author="RE4U SOLUTIONS " w:date="2026-01-21T12:38:00Z" w16du:dateUtc="2026-01-21T07:08:00Z">
        <w:r w:rsidRPr="00775D7A">
          <w:rPr>
            <w:color w:val="0D0D0D"/>
          </w:rPr>
          <w:t>, respectively</w:t>
        </w:r>
      </w:ins>
      <w:r w:rsidRPr="00775D7A">
        <w:rPr>
          <w:color w:val="0D0D0D"/>
        </w:rPr>
        <w:t>.</w:t>
      </w:r>
      <w:r w:rsidR="00775D7A"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bond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lengths</w:t>
      </w:r>
      <w:r w:rsidRPr="00775D7A">
        <w:rPr>
          <w:color w:val="0D0D0D"/>
          <w:spacing w:val="40"/>
        </w:rPr>
        <w:t xml:space="preserve"> </w:t>
      </w:r>
      <w:del w:id="15" w:author="RE4U SOLUTIONS " w:date="2026-01-21T12:38:00Z" w16du:dateUtc="2026-01-21T07:08:00Z">
        <w:r w:rsidR="00775D7A" w:rsidRPr="00775D7A">
          <w:rPr>
            <w:color w:val="0D0D0D"/>
          </w:rPr>
          <w:delText>ofCl</w:delText>
        </w:r>
      </w:del>
      <w:ins w:id="16" w:author="RE4U SOLUTIONS " w:date="2026-01-21T12:38:00Z" w16du:dateUtc="2026-01-21T07:08:00Z">
        <w:r w:rsidRPr="00775D7A">
          <w:rPr>
            <w:color w:val="0D0D0D"/>
          </w:rPr>
          <w:t>of</w:t>
        </w:r>
        <w:r>
          <w:rPr>
            <w:color w:val="0D0D0D"/>
          </w:rPr>
          <w:t xml:space="preserve"> </w:t>
        </w:r>
        <w:r w:rsidRPr="00775D7A">
          <w:rPr>
            <w:color w:val="0D0D0D"/>
          </w:rPr>
          <w:t>Cl</w:t>
        </w:r>
      </w:ins>
      <w:r w:rsidRPr="00775D7A">
        <w:rPr>
          <w:color w:val="0D0D0D"/>
        </w:rPr>
        <w:t>-C2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Cl-H7</w:t>
      </w:r>
      <w:r>
        <w:t xml:space="preserve"> </w:t>
      </w:r>
      <w:r w:rsidRPr="00775D7A">
        <w:rPr>
          <w:color w:val="0D0D0D"/>
        </w:rPr>
        <w:t>molecules</w:t>
      </w:r>
      <w:r w:rsidRPr="00775D7A">
        <w:rPr>
          <w:color w:val="0D0D0D"/>
          <w:spacing w:val="3"/>
        </w:rPr>
        <w:t xml:space="preserve"> </w:t>
      </w:r>
      <w:r w:rsidRPr="00775D7A">
        <w:rPr>
          <w:color w:val="0D0D0D"/>
        </w:rPr>
        <w:t>inside</w:t>
      </w:r>
      <w:r w:rsidRPr="00775D7A">
        <w:rPr>
          <w:color w:val="0D0D0D"/>
          <w:spacing w:val="-4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-4"/>
        </w:rPr>
        <w:t xml:space="preserve"> </w:t>
      </w:r>
      <w:r w:rsidRPr="00775D7A">
        <w:rPr>
          <w:color w:val="0D0D0D"/>
        </w:rPr>
        <w:t>benzene</w:t>
      </w:r>
      <w:r w:rsidRPr="00775D7A">
        <w:rPr>
          <w:color w:val="0D0D0D"/>
          <w:spacing w:val="-4"/>
        </w:rPr>
        <w:t xml:space="preserve"> </w:t>
      </w:r>
      <w:r w:rsidRPr="00775D7A">
        <w:rPr>
          <w:color w:val="0D0D0D"/>
        </w:rPr>
        <w:t>ring</w:t>
      </w:r>
      <w:r w:rsidRPr="00775D7A">
        <w:rPr>
          <w:color w:val="0D0D0D"/>
          <w:spacing w:val="-3"/>
        </w:rPr>
        <w:t xml:space="preserve"> </w:t>
      </w:r>
      <w:del w:id="17" w:author="RE4U SOLUTIONS " w:date="2026-01-21T12:38:00Z" w16du:dateUtc="2026-01-21T07:08:00Z">
        <w:r w:rsidR="00775D7A" w:rsidRPr="00775D7A">
          <w:rPr>
            <w:color w:val="0D0D0D"/>
          </w:rPr>
          <w:delText>are</w:delText>
        </w:r>
        <w:r w:rsidR="00775D7A" w:rsidRPr="00775D7A">
          <w:rPr>
            <w:color w:val="0D0D0D"/>
            <w:spacing w:val="1"/>
          </w:rPr>
          <w:delText xml:space="preserve"> </w:delText>
        </w:r>
        <w:r w:rsidR="00775D7A" w:rsidRPr="00775D7A">
          <w:rPr>
            <w:color w:val="0D0D0D"/>
          </w:rPr>
          <w:delText>observed</w:delText>
        </w:r>
        <w:r w:rsidR="00775D7A" w:rsidRPr="00775D7A">
          <w:rPr>
            <w:color w:val="0D0D0D"/>
            <w:spacing w:val="-2"/>
          </w:rPr>
          <w:delText xml:space="preserve"> </w:delText>
        </w:r>
        <w:r w:rsidR="00775D7A" w:rsidRPr="00775D7A">
          <w:rPr>
            <w:color w:val="0D0D0D"/>
          </w:rPr>
          <w:delText>to</w:delText>
        </w:r>
        <w:r w:rsidR="00775D7A" w:rsidRPr="00775D7A">
          <w:rPr>
            <w:color w:val="0D0D0D"/>
            <w:spacing w:val="-7"/>
          </w:rPr>
          <w:delText xml:space="preserve"> </w:delText>
        </w:r>
        <w:r w:rsidR="00775D7A" w:rsidRPr="00775D7A">
          <w:rPr>
            <w:color w:val="0D0D0D"/>
          </w:rPr>
          <w:delText>be</w:delText>
        </w:r>
      </w:del>
      <w:ins w:id="18" w:author="RE4U SOLUTIONS " w:date="2026-01-21T12:38:00Z" w16du:dateUtc="2026-01-21T07:08:00Z">
        <w:r w:rsidRPr="00775D7A">
          <w:rPr>
            <w:color w:val="0D0D0D"/>
          </w:rPr>
          <w:t>were</w:t>
        </w:r>
      </w:ins>
      <w:r w:rsidRPr="00775D7A">
        <w:rPr>
          <w:color w:val="0D0D0D"/>
        </w:rPr>
        <w:t xml:space="preserve"> 1.39</w:t>
      </w:r>
      <w:r w:rsidRPr="00775D7A">
        <w:rPr>
          <w:color w:val="0D0D0D"/>
          <w:spacing w:val="3"/>
        </w:rPr>
        <w:t xml:space="preserve"> </w:t>
      </w:r>
      <w:del w:id="19" w:author="RE4U SOLUTIONS " w:date="2026-01-21T12:38:00Z" w16du:dateUtc="2026-01-21T07:08:00Z">
        <w:r w:rsidR="00775D7A" w:rsidRPr="00775D7A">
          <w:rPr>
            <w:color w:val="0D0D0D"/>
            <w:sz w:val="29"/>
          </w:rPr>
          <w:delText>A</w:delText>
        </w:r>
      </w:del>
      <w:ins w:id="20" w:author="RE4U SOLUTIONS " w:date="2026-01-21T12:38:00Z" w16du:dateUtc="2026-01-21T07:08:00Z">
        <w:r w:rsidRPr="00775D7A">
          <w:rPr>
            <w:color w:val="0D0D0D"/>
            <w:sz w:val="29"/>
          </w:rPr>
          <w:t>Å</w:t>
        </w:r>
      </w:ins>
      <w:r w:rsidRPr="00775D7A">
        <w:rPr>
          <w:color w:val="0D0D0D"/>
          <w:spacing w:val="-6"/>
          <w:sz w:val="29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-2"/>
        </w:rPr>
        <w:t xml:space="preserve"> </w:t>
      </w:r>
      <w:r w:rsidRPr="00775D7A">
        <w:rPr>
          <w:color w:val="0D0D0D"/>
        </w:rPr>
        <w:t>1.08</w:t>
      </w:r>
      <w:r w:rsidRPr="00775D7A">
        <w:rPr>
          <w:color w:val="0D0D0D"/>
          <w:spacing w:val="2"/>
        </w:rPr>
        <w:t xml:space="preserve"> </w:t>
      </w:r>
      <w:del w:id="21" w:author="RE4U SOLUTIONS " w:date="2026-01-21T12:38:00Z" w16du:dateUtc="2026-01-21T07:08:00Z">
        <w:r w:rsidR="00775D7A" w:rsidRPr="00775D7A">
          <w:rPr>
            <w:color w:val="0D0D0D"/>
            <w:spacing w:val="-10"/>
            <w:sz w:val="29"/>
          </w:rPr>
          <w:delText>A</w:delText>
        </w:r>
      </w:del>
      <w:ins w:id="22" w:author="RE4U SOLUTIONS " w:date="2026-01-21T12:38:00Z" w16du:dateUtc="2026-01-21T07:08:00Z">
        <w:r w:rsidRPr="00775D7A">
          <w:rPr>
            <w:color w:val="0D0D0D"/>
            <w:spacing w:val="-10"/>
            <w:sz w:val="29"/>
          </w:rPr>
          <w:t>Å,</w:t>
        </w:r>
      </w:ins>
      <w:r>
        <w:rPr>
          <w:sz w:val="29"/>
        </w:rPr>
        <w:t xml:space="preserve"> </w:t>
      </w:r>
      <w:r w:rsidRPr="00775D7A">
        <w:rPr>
          <w:color w:val="0D0D0D"/>
        </w:rPr>
        <w:t>respectively.</w:t>
      </w:r>
      <w:r w:rsidR="00775D7A"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24"/>
        </w:rPr>
        <w:t xml:space="preserve"> </w:t>
      </w:r>
      <w:r w:rsidRPr="00775D7A">
        <w:rPr>
          <w:color w:val="0D0D0D"/>
        </w:rPr>
        <w:t>bond</w:t>
      </w:r>
      <w:r w:rsidRPr="00775D7A">
        <w:rPr>
          <w:color w:val="0D0D0D"/>
          <w:spacing w:val="35"/>
        </w:rPr>
        <w:t xml:space="preserve"> </w:t>
      </w:r>
      <w:del w:id="23" w:author="RE4U SOLUTIONS " w:date="2026-01-21T12:38:00Z" w16du:dateUtc="2026-01-21T07:08:00Z">
        <w:r w:rsidR="00775D7A" w:rsidRPr="00775D7A">
          <w:rPr>
            <w:color w:val="0D0D0D"/>
          </w:rPr>
          <w:delText>angle</w:delText>
        </w:r>
      </w:del>
      <w:ins w:id="24" w:author="RE4U SOLUTIONS " w:date="2026-01-21T12:38:00Z" w16du:dateUtc="2026-01-21T07:08:00Z">
        <w:r w:rsidRPr="00775D7A">
          <w:rPr>
            <w:color w:val="0D0D0D"/>
          </w:rPr>
          <w:t>angles</w:t>
        </w:r>
      </w:ins>
      <w:r w:rsidRPr="00775D7A">
        <w:rPr>
          <w:color w:val="0D0D0D"/>
          <w:spacing w:val="26"/>
        </w:rPr>
        <w:t xml:space="preserve"> </w:t>
      </w:r>
      <w:r w:rsidRPr="00775D7A">
        <w:rPr>
          <w:color w:val="0D0D0D"/>
        </w:rPr>
        <w:t>of</w:t>
      </w:r>
      <w:r w:rsidRPr="00775D7A">
        <w:rPr>
          <w:color w:val="0D0D0D"/>
          <w:spacing w:val="17"/>
        </w:rPr>
        <w:t xml:space="preserve"> </w:t>
      </w:r>
      <w:r w:rsidRPr="00775D7A">
        <w:rPr>
          <w:color w:val="0D0D0D"/>
        </w:rPr>
        <w:t>Cl-C2-C3</w:t>
      </w:r>
      <w:r w:rsidRPr="00775D7A">
        <w:rPr>
          <w:color w:val="0D0D0D"/>
          <w:spacing w:val="30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30"/>
        </w:rPr>
        <w:t xml:space="preserve"> </w:t>
      </w:r>
      <w:r w:rsidRPr="00775D7A">
        <w:rPr>
          <w:color w:val="0D0D0D"/>
        </w:rPr>
        <w:t>C2-Cl-C6</w:t>
      </w:r>
      <w:r w:rsidRPr="00775D7A">
        <w:rPr>
          <w:color w:val="0D0D0D"/>
          <w:spacing w:val="36"/>
        </w:rPr>
        <w:t xml:space="preserve"> </w:t>
      </w:r>
      <w:del w:id="25" w:author="RE4U SOLUTIONS " w:date="2026-01-21T12:38:00Z" w16du:dateUtc="2026-01-21T07:08:00Z">
        <w:r w:rsidR="00775D7A" w:rsidRPr="00775D7A">
          <w:rPr>
            <w:color w:val="0D0D0D"/>
          </w:rPr>
          <w:delText>are</w:delText>
        </w:r>
        <w:r w:rsidR="00775D7A" w:rsidRPr="00775D7A">
          <w:rPr>
            <w:color w:val="0D0D0D"/>
            <w:spacing w:val="1"/>
          </w:rPr>
          <w:delText xml:space="preserve"> </w:delText>
        </w:r>
        <w:r w:rsidR="00775D7A" w:rsidRPr="00775D7A">
          <w:rPr>
            <w:color w:val="0D0D0D"/>
          </w:rPr>
          <w:delText>found</w:delText>
        </w:r>
        <w:r w:rsidR="00775D7A" w:rsidRPr="00775D7A">
          <w:rPr>
            <w:color w:val="0D0D0D"/>
            <w:spacing w:val="36"/>
          </w:rPr>
          <w:delText xml:space="preserve"> </w:delText>
        </w:r>
        <w:r w:rsidR="00775D7A" w:rsidRPr="00775D7A">
          <w:rPr>
            <w:color w:val="0D0D0D"/>
          </w:rPr>
          <w:delText>to</w:delText>
        </w:r>
        <w:r w:rsidR="00775D7A" w:rsidRPr="00775D7A">
          <w:rPr>
            <w:color w:val="0D0D0D"/>
            <w:spacing w:val="22"/>
          </w:rPr>
          <w:delText xml:space="preserve"> </w:delText>
        </w:r>
        <w:r w:rsidR="00775D7A" w:rsidRPr="00775D7A">
          <w:rPr>
            <w:color w:val="0D0D0D"/>
          </w:rPr>
          <w:delText>be</w:delText>
        </w:r>
      </w:del>
      <w:ins w:id="26" w:author="RE4U SOLUTIONS " w:date="2026-01-21T12:38:00Z" w16du:dateUtc="2026-01-21T07:08:00Z">
        <w:r w:rsidRPr="00775D7A">
          <w:rPr>
            <w:color w:val="0D0D0D"/>
          </w:rPr>
          <w:t>were</w:t>
        </w:r>
      </w:ins>
      <w:r w:rsidRPr="00775D7A">
        <w:rPr>
          <w:color w:val="0D0D0D"/>
          <w:spacing w:val="20"/>
        </w:rPr>
        <w:t xml:space="preserve"> </w:t>
      </w:r>
      <w:r w:rsidRPr="00775D7A">
        <w:rPr>
          <w:color w:val="0D0D0D"/>
          <w:spacing w:val="-2"/>
        </w:rPr>
        <w:t>120.10</w:t>
      </w:r>
      <w:r>
        <w:t xml:space="preserve"> </w:t>
      </w:r>
      <w:del w:id="27" w:author="RE4U SOLUTIONS " w:date="2026-01-21T12:38:00Z" w16du:dateUtc="2026-01-21T07:08:00Z">
        <w:r w:rsidR="00775D7A" w:rsidRPr="00775D7A">
          <w:rPr>
            <w:color w:val="0D0D0D"/>
            <w:sz w:val="29"/>
          </w:rPr>
          <w:delText>A</w:delText>
        </w:r>
        <w:r w:rsidR="00775D7A" w:rsidRPr="00775D7A">
          <w:rPr>
            <w:color w:val="0D0D0D"/>
            <w:spacing w:val="-7"/>
            <w:sz w:val="29"/>
          </w:rPr>
          <w:delText xml:space="preserve"> </w:delText>
        </w:r>
      </w:del>
      <w:ins w:id="28" w:author="RE4U SOLUTIONS " w:date="2026-01-21T12:38:00Z" w16du:dateUtc="2026-01-21T07:08:00Z">
        <w:r w:rsidRPr="00775D7A">
          <w:rPr>
            <w:color w:val="0D0D0D"/>
            <w:sz w:val="29"/>
          </w:rPr>
          <w:t>°</w:t>
        </w:r>
      </w:ins>
      <w:r w:rsidRPr="00775D7A">
        <w:rPr>
          <w:color w:val="0D0D0D"/>
        </w:rPr>
        <w:t xml:space="preserve">and 119.36 </w:t>
      </w:r>
      <w:del w:id="29" w:author="RE4U SOLUTIONS " w:date="2026-01-21T12:38:00Z" w16du:dateUtc="2026-01-21T07:08:00Z">
        <w:r w:rsidR="00775D7A" w:rsidRPr="00775D7A">
          <w:rPr>
            <w:color w:val="0D0D0D"/>
            <w:sz w:val="29"/>
          </w:rPr>
          <w:delText>A.</w:delText>
        </w:r>
      </w:del>
      <w:ins w:id="30" w:author="RE4U SOLUTIONS " w:date="2026-01-21T12:38:00Z" w16du:dateUtc="2026-01-21T07:08:00Z">
        <w:r w:rsidRPr="00775D7A">
          <w:rPr>
            <w:color w:val="0D0D0D"/>
            <w:sz w:val="29"/>
          </w:rPr>
          <w:t>°, respectively.</w:t>
        </w:r>
      </w:ins>
      <w:r w:rsidRPr="00775D7A">
        <w:rPr>
          <w:color w:val="0D0D0D"/>
          <w:spacing w:val="-5"/>
          <w:sz w:val="29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-5"/>
        </w:rPr>
        <w:t xml:space="preserve"> </w:t>
      </w:r>
      <w:r w:rsidRPr="00775D7A">
        <w:rPr>
          <w:color w:val="0D0D0D"/>
        </w:rPr>
        <w:t>HOMO-LUMO</w:t>
      </w:r>
      <w:r w:rsidRPr="00775D7A">
        <w:rPr>
          <w:color w:val="0D0D0D"/>
          <w:spacing w:val="35"/>
        </w:rPr>
        <w:t xml:space="preserve"> </w:t>
      </w:r>
      <w:r w:rsidRPr="00775D7A">
        <w:rPr>
          <w:color w:val="0D0D0D"/>
        </w:rPr>
        <w:t>energy gap is</w:t>
      </w:r>
      <w:r w:rsidRPr="00775D7A">
        <w:rPr>
          <w:color w:val="0D0D0D"/>
          <w:spacing w:val="-2"/>
        </w:rPr>
        <w:t xml:space="preserve"> </w:t>
      </w:r>
      <w:r w:rsidRPr="00775D7A">
        <w:rPr>
          <w:color w:val="0D0D0D"/>
        </w:rPr>
        <w:t>6.331</w:t>
      </w:r>
      <w:r w:rsidRPr="00775D7A">
        <w:rPr>
          <w:color w:val="0D0D0D"/>
          <w:spacing w:val="-3"/>
        </w:rPr>
        <w:t xml:space="preserve"> </w:t>
      </w:r>
      <w:r w:rsidRPr="00775D7A">
        <w:rPr>
          <w:color w:val="0D0D0D"/>
        </w:rPr>
        <w:t>eV</w:t>
      </w:r>
      <w:ins w:id="31" w:author="RE4U SOLUTIONS " w:date="2026-01-21T12:38:00Z" w16du:dateUtc="2026-01-21T07:08:00Z">
        <w:r w:rsidRPr="00775D7A">
          <w:rPr>
            <w:color w:val="0D0D0D"/>
            <w:spacing w:val="-2"/>
          </w:rPr>
          <w:t>,</w:t>
        </w:r>
      </w:ins>
      <w:r w:rsidRPr="00775D7A">
        <w:rPr>
          <w:color w:val="0D0D0D"/>
          <w:spacing w:val="-2"/>
        </w:rPr>
        <w:t xml:space="preserve"> </w:t>
      </w:r>
      <w:r w:rsidRPr="00775D7A">
        <w:rPr>
          <w:color w:val="0D0D0D"/>
        </w:rPr>
        <w:t xml:space="preserve">which </w:t>
      </w:r>
      <w:del w:id="32" w:author="RE4U SOLUTIONS " w:date="2026-01-21T12:38:00Z" w16du:dateUtc="2026-01-21T07:08:00Z">
        <w:r w:rsidR="00775D7A" w:rsidRPr="00775D7A">
          <w:rPr>
            <w:color w:val="0D0D0D"/>
          </w:rPr>
          <w:delText>corresponds</w:delText>
        </w:r>
      </w:del>
      <w:ins w:id="33" w:author="RE4U SOLUTIONS " w:date="2026-01-21T12:38:00Z" w16du:dateUtc="2026-01-21T07:08:00Z">
        <w:r w:rsidRPr="00775D7A">
          <w:rPr>
            <w:color w:val="0D0D0D"/>
          </w:rPr>
          <w:t>is</w:t>
        </w:r>
      </w:ins>
      <w:r w:rsidRPr="00775D7A">
        <w:rPr>
          <w:color w:val="0D0D0D"/>
        </w:rPr>
        <w:t xml:space="preserve"> very close to the </w:t>
      </w:r>
      <w:ins w:id="34" w:author="RE4U SOLUTIONS " w:date="2026-01-21T12:38:00Z" w16du:dateUtc="2026-01-21T07:08:00Z">
        <w:r w:rsidRPr="00775D7A">
          <w:rPr>
            <w:color w:val="0D0D0D"/>
          </w:rPr>
          <w:t xml:space="preserve">6.321 eV </w:t>
        </w:r>
      </w:ins>
      <w:r w:rsidRPr="00775D7A">
        <w:rPr>
          <w:color w:val="0D0D0D"/>
        </w:rPr>
        <w:t>energy gap</w:t>
      </w:r>
      <w:r w:rsidRPr="00775D7A">
        <w:rPr>
          <w:color w:val="0D0D0D"/>
          <w:rPrChange w:id="35" w:author="RE4U SOLUTIONS " w:date="2026-01-21T12:38:00Z" w16du:dateUtc="2026-01-21T07:08:00Z">
            <w:rPr>
              <w:color w:val="0D0D0D"/>
              <w:spacing w:val="35"/>
            </w:rPr>
          </w:rPrChange>
        </w:rPr>
        <w:t xml:space="preserve"> </w:t>
      </w:r>
      <w:del w:id="36" w:author="RE4U SOLUTIONS " w:date="2026-01-21T12:38:00Z" w16du:dateUtc="2026-01-21T07:08:00Z">
        <w:r w:rsidR="00775D7A" w:rsidRPr="00775D7A">
          <w:rPr>
            <w:color w:val="0D0D0D"/>
          </w:rPr>
          <w:delText>of 6.321</w:delText>
        </w:r>
        <w:r w:rsidR="00775D7A" w:rsidRPr="00775D7A">
          <w:rPr>
            <w:color w:val="0D0D0D"/>
            <w:spacing w:val="35"/>
          </w:rPr>
          <w:delText xml:space="preserve"> </w:delText>
        </w:r>
        <w:r w:rsidR="00775D7A" w:rsidRPr="00775D7A">
          <w:rPr>
            <w:color w:val="0D0D0D"/>
          </w:rPr>
          <w:delText>eV</w:delText>
        </w:r>
        <w:r w:rsidR="00775D7A" w:rsidRPr="00775D7A">
          <w:rPr>
            <w:color w:val="0D0D0D"/>
            <w:spacing w:val="40"/>
          </w:rPr>
          <w:delText xml:space="preserve"> </w:delText>
        </w:r>
      </w:del>
      <w:r w:rsidRPr="00775D7A">
        <w:rPr>
          <w:color w:val="0D0D0D"/>
        </w:rPr>
        <w:t>obtained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from </w:t>
      </w:r>
      <w:ins w:id="37" w:author="RE4U SOLUTIONS " w:date="2026-01-21T12:38:00Z" w16du:dateUtc="2026-01-21T07:08:00Z">
        <w:r w:rsidRPr="00775D7A">
          <w:rPr>
            <w:color w:val="0D0D0D"/>
          </w:rPr>
          <w:t xml:space="preserve">the </w:t>
        </w:r>
      </w:ins>
      <w:r w:rsidRPr="00775D7A">
        <w:rPr>
          <w:color w:val="0D0D0D"/>
        </w:rPr>
        <w:t>density of states.</w:t>
      </w:r>
      <w:r w:rsidR="00775D7A" w:rsidRPr="00775D7A">
        <w:rPr>
          <w:color w:val="0D0D0D"/>
          <w:spacing w:val="35"/>
        </w:rPr>
        <w:t xml:space="preserve"> </w:t>
      </w:r>
      <w:r w:rsidRPr="00775D7A">
        <w:rPr>
          <w:color w:val="0D0D0D"/>
        </w:rPr>
        <w:t>The global</w:t>
      </w:r>
      <w:r w:rsidRPr="00775D7A">
        <w:rPr>
          <w:color w:val="0D0D0D"/>
          <w:spacing w:val="29"/>
        </w:rPr>
        <w:t xml:space="preserve"> </w:t>
      </w:r>
      <w:r w:rsidRPr="00775D7A">
        <w:rPr>
          <w:color w:val="0D0D0D"/>
        </w:rPr>
        <w:t>parameters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with</w:t>
      </w:r>
      <w:r w:rsidRPr="00775D7A">
        <w:rPr>
          <w:color w:val="0D0D0D"/>
          <w:spacing w:val="31"/>
        </w:rPr>
        <w:t xml:space="preserve"> </w:t>
      </w:r>
      <w:r w:rsidRPr="00775D7A">
        <w:rPr>
          <w:color w:val="0D0D0D"/>
        </w:rPr>
        <w:t>ionization</w:t>
      </w:r>
      <w:r w:rsidRPr="00775D7A">
        <w:rPr>
          <w:color w:val="0D0D0D"/>
          <w:spacing w:val="31"/>
        </w:rPr>
        <w:t xml:space="preserve"> </w:t>
      </w:r>
      <w:r w:rsidRPr="00775D7A">
        <w:rPr>
          <w:color w:val="0D0D0D"/>
        </w:rPr>
        <w:t>energy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value</w:t>
      </w:r>
      <w:r w:rsidRPr="00775D7A">
        <w:rPr>
          <w:color w:val="0D0D0D"/>
          <w:spacing w:val="35"/>
        </w:rPr>
        <w:t xml:space="preserve"> </w:t>
      </w:r>
      <w:r w:rsidRPr="00775D7A">
        <w:rPr>
          <w:color w:val="0D0D0D"/>
        </w:rPr>
        <w:t>6.747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eV,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electron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affinity</w:t>
      </w:r>
      <w:r w:rsidRPr="00775D7A">
        <w:rPr>
          <w:color w:val="0D0D0D"/>
          <w:spacing w:val="31"/>
        </w:rPr>
        <w:t xml:space="preserve"> </w:t>
      </w:r>
      <w:del w:id="38" w:author="RE4U SOLUTIONS " w:date="2026-01-21T12:38:00Z" w16du:dateUtc="2026-01-21T07:08:00Z">
        <w:r w:rsidR="00775D7A" w:rsidRPr="00775D7A">
          <w:rPr>
            <w:color w:val="0D0D0D"/>
          </w:rPr>
          <w:delText>with</w:delText>
        </w:r>
      </w:del>
      <w:ins w:id="39" w:author="RE4U SOLUTIONS " w:date="2026-01-21T12:38:00Z" w16du:dateUtc="2026-01-21T07:08:00Z">
        <w:r w:rsidRPr="00775D7A">
          <w:rPr>
            <w:color w:val="0D0D0D"/>
          </w:rPr>
          <w:t>of</w:t>
        </w:r>
      </w:ins>
      <w:r>
        <w:t xml:space="preserve"> </w:t>
      </w:r>
      <w:r w:rsidRPr="00775D7A">
        <w:rPr>
          <w:color w:val="0D0D0D"/>
        </w:rPr>
        <w:t>0.4152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eV, chemical potential </w:t>
      </w:r>
      <w:ins w:id="40" w:author="RE4U SOLUTIONS " w:date="2026-01-21T12:38:00Z" w16du:dateUtc="2026-01-21T07:08:00Z">
        <w:r w:rsidRPr="00775D7A">
          <w:rPr>
            <w:color w:val="0D0D0D"/>
          </w:rPr>
          <w:t xml:space="preserve">of </w:t>
        </w:r>
      </w:ins>
      <w:proofErr w:type="spellStart"/>
      <w:r w:rsidRPr="00775D7A">
        <w:rPr>
          <w:color w:val="0D0D0D"/>
        </w:rPr>
        <w:t>with</w:t>
      </w:r>
      <w:proofErr w:type="spellEnd"/>
      <w:r w:rsidRPr="00775D7A">
        <w:rPr>
          <w:color w:val="0D0D0D"/>
        </w:rPr>
        <w:t>-3.5811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eV,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electronegativity </w:t>
      </w:r>
      <w:del w:id="41" w:author="RE4U SOLUTIONS " w:date="2026-01-21T12:38:00Z" w16du:dateUtc="2026-01-21T07:08:00Z">
        <w:r w:rsidR="00775D7A" w:rsidRPr="00775D7A">
          <w:rPr>
            <w:color w:val="0D0D0D"/>
          </w:rPr>
          <w:delText>with</w:delText>
        </w:r>
      </w:del>
      <w:ins w:id="42" w:author="RE4U SOLUTIONS " w:date="2026-01-21T12:38:00Z" w16du:dateUtc="2026-01-21T07:08:00Z">
        <w:r w:rsidRPr="00775D7A">
          <w:rPr>
            <w:color w:val="0D0D0D"/>
          </w:rPr>
          <w:t>of</w:t>
        </w:r>
      </w:ins>
      <w:r w:rsidRPr="00775D7A">
        <w:rPr>
          <w:color w:val="0D0D0D"/>
        </w:rPr>
        <w:t xml:space="preserve"> 3.5811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eV, global hardness</w:t>
      </w:r>
      <w:r w:rsidRPr="00775D7A">
        <w:rPr>
          <w:color w:val="0D0D0D"/>
          <w:spacing w:val="40"/>
        </w:rPr>
        <w:t xml:space="preserve"> </w:t>
      </w:r>
      <w:del w:id="43" w:author="RE4U SOLUTIONS " w:date="2026-01-21T12:38:00Z" w16du:dateUtc="2026-01-21T07:08:00Z">
        <w:r w:rsidR="00775D7A" w:rsidRPr="00775D7A">
          <w:rPr>
            <w:color w:val="0D0D0D"/>
          </w:rPr>
          <w:delText>with</w:delText>
        </w:r>
      </w:del>
      <w:ins w:id="44" w:author="RE4U SOLUTIONS " w:date="2026-01-21T12:38:00Z" w16du:dateUtc="2026-01-21T07:08:00Z">
        <w:r w:rsidRPr="00775D7A">
          <w:rPr>
            <w:color w:val="0D0D0D"/>
          </w:rPr>
          <w:t>of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3.1659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eV,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softness</w:t>
      </w:r>
      <w:r w:rsidRPr="00775D7A">
        <w:rPr>
          <w:color w:val="0D0D0D"/>
          <w:spacing w:val="40"/>
        </w:rPr>
        <w:t xml:space="preserve"> </w:t>
      </w:r>
      <w:del w:id="45" w:author="RE4U SOLUTIONS " w:date="2026-01-21T12:38:00Z" w16du:dateUtc="2026-01-21T07:08:00Z">
        <w:r w:rsidR="00775D7A" w:rsidRPr="00775D7A">
          <w:rPr>
            <w:color w:val="0D0D0D"/>
          </w:rPr>
          <w:delText>with</w:delText>
        </w:r>
      </w:del>
      <w:ins w:id="46" w:author="RE4U SOLUTIONS " w:date="2026-01-21T12:38:00Z" w16du:dateUtc="2026-01-21T07:08:00Z">
        <w:r w:rsidRPr="00775D7A">
          <w:rPr>
            <w:color w:val="0D0D0D"/>
          </w:rPr>
          <w:t>of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0.3148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ev-</w:t>
      </w:r>
      <w:r w:rsidRPr="00775D7A">
        <w:rPr>
          <w:color w:val="0D0D0D"/>
          <w:vertAlign w:val="superscript"/>
        </w:rPr>
        <w:t>1</w:t>
      </w:r>
      <w:ins w:id="47" w:author="RE4U SOLUTIONS " w:date="2026-01-21T12:38:00Z" w16du:dateUtc="2026-01-21T07:08:00Z">
        <w:r w:rsidRPr="00775D7A">
          <w:rPr>
            <w:color w:val="0D0D0D"/>
          </w:rPr>
          <w:t>,</w:t>
        </w:r>
      </w:ins>
      <w:r w:rsidRPr="00775D7A">
        <w:rPr>
          <w:color w:val="0D0D0D"/>
        </w:rPr>
        <w:t xml:space="preserve"> and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electrophilicity index</w:t>
      </w:r>
      <w:r w:rsidRPr="00775D7A">
        <w:rPr>
          <w:color w:val="0D0D0D"/>
          <w:spacing w:val="40"/>
        </w:rPr>
        <w:t xml:space="preserve"> </w:t>
      </w:r>
      <w:del w:id="48" w:author="RE4U SOLUTIONS " w:date="2026-01-21T12:38:00Z" w16du:dateUtc="2026-01-21T07:08:00Z">
        <w:r w:rsidR="00775D7A" w:rsidRPr="00775D7A">
          <w:rPr>
            <w:color w:val="0D0D0D"/>
          </w:rPr>
          <w:delText>with</w:delText>
        </w:r>
      </w:del>
      <w:ins w:id="49" w:author="RE4U SOLUTIONS " w:date="2026-01-21T12:38:00Z" w16du:dateUtc="2026-01-21T07:08:00Z">
        <w:r w:rsidRPr="00775D7A">
          <w:rPr>
            <w:color w:val="0D0D0D"/>
          </w:rPr>
          <w:t>of</w:t>
        </w:r>
      </w:ins>
      <w:r w:rsidRPr="00775D7A">
        <w:rPr>
          <w:color w:val="0D0D0D"/>
        </w:rPr>
        <w:t xml:space="preserve"> 2.0253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eV</w:t>
      </w:r>
      <w:r w:rsidRPr="00775D7A">
        <w:rPr>
          <w:color w:val="0D0D0D"/>
          <w:spacing w:val="40"/>
        </w:rPr>
        <w:t xml:space="preserve"> </w:t>
      </w:r>
      <w:del w:id="50" w:author="RE4U SOLUTIONS " w:date="2026-01-21T12:38:00Z" w16du:dateUtc="2026-01-21T07:08:00Z">
        <w:r w:rsidR="00775D7A" w:rsidRPr="00775D7A">
          <w:rPr>
            <w:color w:val="0D0D0D"/>
          </w:rPr>
          <w:delText>are</w:delText>
        </w:r>
      </w:del>
      <w:ins w:id="51" w:author="RE4U SOLUTIONS " w:date="2026-01-21T12:38:00Z" w16du:dateUtc="2026-01-21T07:08:00Z">
        <w:r w:rsidRPr="00775D7A">
          <w:rPr>
            <w:color w:val="0D0D0D"/>
          </w:rPr>
          <w:t>were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obtained.</w:t>
      </w:r>
      <w:r w:rsidR="00775D7A"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Mulliken </w:t>
      </w:r>
      <w:del w:id="52" w:author="RE4U SOLUTIONS " w:date="2026-01-21T12:38:00Z" w16du:dateUtc="2026-01-21T07:08:00Z">
        <w:r w:rsidR="00775D7A" w:rsidRPr="00775D7A">
          <w:rPr>
            <w:color w:val="0D0D0D"/>
          </w:rPr>
          <w:delText>charges</w:delText>
        </w:r>
      </w:del>
      <w:ins w:id="53" w:author="RE4U SOLUTIONS " w:date="2026-01-21T12:38:00Z" w16du:dateUtc="2026-01-21T07:08:00Z">
        <w:r w:rsidRPr="00775D7A">
          <w:rPr>
            <w:color w:val="0D0D0D"/>
          </w:rPr>
          <w:t>charge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analysis</w:t>
      </w:r>
      <w:r w:rsidRPr="00775D7A">
        <w:rPr>
          <w:color w:val="0D0D0D"/>
          <w:spacing w:val="40"/>
        </w:rPr>
        <w:t xml:space="preserve"> </w:t>
      </w:r>
      <w:del w:id="54" w:author="RE4U SOLUTIONS " w:date="2026-01-21T12:38:00Z" w16du:dateUtc="2026-01-21T07:08:00Z">
        <w:r w:rsidR="00775D7A" w:rsidRPr="00775D7A">
          <w:rPr>
            <w:color w:val="0D0D0D"/>
          </w:rPr>
          <w:delText>indicate</w:delText>
        </w:r>
      </w:del>
      <w:ins w:id="55" w:author="RE4U SOLUTIONS " w:date="2026-01-21T12:38:00Z" w16du:dateUtc="2026-01-21T07:08:00Z">
        <w:r w:rsidRPr="00775D7A">
          <w:rPr>
            <w:color w:val="0D0D0D"/>
          </w:rPr>
          <w:t>indicated</w:t>
        </w:r>
      </w:ins>
      <w:r w:rsidRPr="00775D7A">
        <w:rPr>
          <w:color w:val="0D0D0D"/>
        </w:rPr>
        <w:t xml:space="preserve"> that most</w:t>
      </w:r>
      <w:r w:rsidRPr="00775D7A">
        <w:rPr>
          <w:color w:val="0D0D0D"/>
          <w:spacing w:val="33"/>
        </w:rPr>
        <w:t xml:space="preserve"> </w:t>
      </w:r>
      <w:r w:rsidRPr="00775D7A">
        <w:rPr>
          <w:color w:val="0D0D0D"/>
        </w:rPr>
        <w:t>of the carbon atoms</w:t>
      </w:r>
      <w:ins w:id="56" w:author="RE4U SOLUTIONS " w:date="2026-01-21T12:38:00Z" w16du:dateUtc="2026-01-21T07:08:00Z">
        <w:r w:rsidRPr="00775D7A">
          <w:rPr>
            <w:color w:val="0D0D0D"/>
            <w:spacing w:val="30"/>
          </w:rPr>
          <w:t>,</w:t>
        </w:r>
      </w:ins>
      <w:r w:rsidRPr="00775D7A">
        <w:rPr>
          <w:color w:val="0D0D0D"/>
          <w:spacing w:val="30"/>
        </w:rPr>
        <w:t xml:space="preserve"> </w:t>
      </w:r>
      <w:r w:rsidRPr="00775D7A">
        <w:rPr>
          <w:color w:val="0D0D0D"/>
        </w:rPr>
        <w:t>except C4</w:t>
      </w:r>
      <w:r w:rsidRPr="00775D7A">
        <w:rPr>
          <w:color w:val="0D0D0D"/>
          <w:spacing w:val="29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29"/>
        </w:rPr>
        <w:t xml:space="preserve"> </w:t>
      </w:r>
      <w:r w:rsidRPr="00775D7A">
        <w:rPr>
          <w:color w:val="0D0D0D"/>
        </w:rPr>
        <w:t>C12</w:t>
      </w:r>
      <w:del w:id="57" w:author="RE4U SOLUTIONS " w:date="2026-01-21T12:38:00Z" w16du:dateUtc="2026-01-21T07:08:00Z">
        <w:r w:rsidR="00775D7A" w:rsidRPr="00775D7A">
          <w:rPr>
            <w:color w:val="0D0D0D"/>
            <w:spacing w:val="29"/>
          </w:rPr>
          <w:delText xml:space="preserve"> </w:delText>
        </w:r>
        <w:r w:rsidR="00775D7A" w:rsidRPr="00775D7A">
          <w:rPr>
            <w:color w:val="0D0D0D"/>
          </w:rPr>
          <w:delText>are found</w:delText>
        </w:r>
        <w:r w:rsidR="00775D7A" w:rsidRPr="00775D7A">
          <w:rPr>
            <w:color w:val="0D0D0D"/>
            <w:spacing w:val="29"/>
          </w:rPr>
          <w:delText xml:space="preserve"> </w:delText>
        </w:r>
        <w:r w:rsidR="00775D7A" w:rsidRPr="00775D7A">
          <w:rPr>
            <w:color w:val="0D0D0D"/>
          </w:rPr>
          <w:delText>to</w:delText>
        </w:r>
        <w:r w:rsidR="00775D7A" w:rsidRPr="00775D7A">
          <w:rPr>
            <w:color w:val="0D0D0D"/>
            <w:spacing w:val="30"/>
          </w:rPr>
          <w:delText xml:space="preserve"> </w:delText>
        </w:r>
        <w:r w:rsidR="00775D7A" w:rsidRPr="00775D7A">
          <w:rPr>
            <w:color w:val="0D0D0D"/>
          </w:rPr>
          <w:delText>carry</w:delText>
        </w:r>
      </w:del>
      <w:ins w:id="58" w:author="RE4U SOLUTIONS " w:date="2026-01-21T12:38:00Z" w16du:dateUtc="2026-01-21T07:08:00Z">
        <w:r w:rsidRPr="00775D7A">
          <w:rPr>
            <w:color w:val="0D0D0D"/>
            <w:spacing w:val="29"/>
          </w:rPr>
          <w:t>,</w:t>
        </w:r>
        <w:r w:rsidRPr="00775D7A">
          <w:rPr>
            <w:color w:val="0D0D0D"/>
            <w:spacing w:val="30"/>
          </w:rPr>
          <w:t xml:space="preserve"> </w:t>
        </w:r>
        <w:r w:rsidRPr="00775D7A">
          <w:rPr>
            <w:color w:val="0D0D0D"/>
          </w:rPr>
          <w:t>carried</w:t>
        </w:r>
      </w:ins>
      <w:r w:rsidRPr="00775D7A">
        <w:rPr>
          <w:color w:val="0D0D0D"/>
        </w:rPr>
        <w:t xml:space="preserve"> negative charges</w:t>
      </w:r>
      <w:del w:id="59" w:author="RE4U SOLUTIONS " w:date="2026-01-21T12:38:00Z" w16du:dateUtc="2026-01-21T07:08:00Z">
        <w:r w:rsidR="00775D7A" w:rsidRPr="00775D7A">
          <w:rPr>
            <w:color w:val="0D0D0D"/>
          </w:rPr>
          <w:delText xml:space="preserve"> where</w:delText>
        </w:r>
      </w:del>
      <w:ins w:id="60" w:author="RE4U SOLUTIONS " w:date="2026-01-21T12:38:00Z" w16du:dateUtc="2026-01-21T07:08:00Z">
        <w:r w:rsidRPr="00775D7A">
          <w:rPr>
            <w:color w:val="0D0D0D"/>
          </w:rPr>
          <w:t>, whereas</w:t>
        </w:r>
      </w:ins>
      <w:r w:rsidRPr="00775D7A">
        <w:rPr>
          <w:color w:val="0D0D0D"/>
        </w:rPr>
        <w:t xml:space="preserve"> all of 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H-atoms </w:t>
      </w:r>
      <w:del w:id="61" w:author="RE4U SOLUTIONS " w:date="2026-01-21T12:38:00Z" w16du:dateUtc="2026-01-21T07:08:00Z">
        <w:r w:rsidR="00775D7A" w:rsidRPr="00775D7A">
          <w:rPr>
            <w:color w:val="0D0D0D"/>
          </w:rPr>
          <w:delText>are</w:delText>
        </w:r>
      </w:del>
      <w:ins w:id="62" w:author="RE4U SOLUTIONS " w:date="2026-01-21T12:38:00Z" w16du:dateUtc="2026-01-21T07:08:00Z">
        <w:r w:rsidRPr="00775D7A">
          <w:rPr>
            <w:color w:val="0D0D0D"/>
          </w:rPr>
          <w:t>were</w:t>
        </w:r>
      </w:ins>
      <w:r w:rsidRPr="00775D7A">
        <w:rPr>
          <w:color w:val="0D0D0D"/>
        </w:rPr>
        <w:t xml:space="preserve"> found</w:t>
      </w:r>
      <w:r w:rsidRPr="00775D7A">
        <w:rPr>
          <w:color w:val="0D0D0D"/>
          <w:spacing w:val="40"/>
        </w:rPr>
        <w:t xml:space="preserve"> </w:t>
      </w:r>
      <w:del w:id="63" w:author="RE4U SOLUTIONS " w:date="2026-01-21T12:38:00Z" w16du:dateUtc="2026-01-21T07:08:00Z">
        <w:r w:rsidR="00775D7A" w:rsidRPr="00775D7A">
          <w:rPr>
            <w:color w:val="0D0D0D"/>
          </w:rPr>
          <w:delText>having</w:delText>
        </w:r>
      </w:del>
      <w:ins w:id="64" w:author="RE4U SOLUTIONS " w:date="2026-01-21T12:38:00Z" w16du:dateUtc="2026-01-21T07:08:00Z">
        <w:r w:rsidRPr="00775D7A">
          <w:rPr>
            <w:color w:val="0D0D0D"/>
          </w:rPr>
          <w:t>to have</w:t>
        </w:r>
      </w:ins>
      <w:r w:rsidRPr="00775D7A">
        <w:rPr>
          <w:color w:val="0D0D0D"/>
        </w:rPr>
        <w:t xml:space="preserve"> positive </w:t>
      </w:r>
      <w:del w:id="65" w:author="RE4U SOLUTIONS " w:date="2026-01-21T12:38:00Z" w16du:dateUtc="2026-01-21T07:08:00Z">
        <w:r w:rsidR="00775D7A" w:rsidRPr="00775D7A">
          <w:rPr>
            <w:color w:val="0D0D0D"/>
          </w:rPr>
          <w:delText>charge</w:delText>
        </w:r>
      </w:del>
      <w:ins w:id="66" w:author="RE4U SOLUTIONS " w:date="2026-01-21T12:38:00Z" w16du:dateUtc="2026-01-21T07:08:00Z">
        <w:r w:rsidRPr="00775D7A">
          <w:rPr>
            <w:color w:val="0D0D0D"/>
          </w:rPr>
          <w:t>charges</w:t>
        </w:r>
      </w:ins>
      <w:r w:rsidRPr="00775D7A">
        <w:rPr>
          <w:color w:val="0D0D0D"/>
        </w:rPr>
        <w:t>.</w:t>
      </w:r>
      <w:r w:rsidR="00775D7A" w:rsidRPr="00775D7A">
        <w:rPr>
          <w:color w:val="0D0D0D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molecular electrostatic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potential,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electrostatic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potential</w:t>
      </w:r>
      <w:ins w:id="67" w:author="RE4U SOLUTIONS " w:date="2026-01-21T12:38:00Z" w16du:dateUtc="2026-01-21T07:08:00Z">
        <w:r w:rsidRPr="00775D7A">
          <w:rPr>
            <w:color w:val="0D0D0D"/>
            <w:spacing w:val="40"/>
          </w:rPr>
          <w:t>,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electron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density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identify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different electrophilic and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nucleophilic </w:t>
      </w:r>
      <w:del w:id="68" w:author="RE4U SOLUTIONS " w:date="2026-01-21T12:38:00Z" w16du:dateUtc="2026-01-21T07:08:00Z">
        <w:r w:rsidR="00775D7A" w:rsidRPr="00775D7A">
          <w:rPr>
            <w:color w:val="0D0D0D"/>
          </w:rPr>
          <w:delText>region</w:delText>
        </w:r>
      </w:del>
      <w:ins w:id="69" w:author="RE4U SOLUTIONS " w:date="2026-01-21T12:38:00Z" w16du:dateUtc="2026-01-21T07:08:00Z">
        <w:r w:rsidRPr="00775D7A">
          <w:rPr>
            <w:color w:val="0D0D0D"/>
          </w:rPr>
          <w:t>regions</w:t>
        </w:r>
      </w:ins>
      <w:r w:rsidRPr="00775D7A">
        <w:rPr>
          <w:color w:val="0D0D0D"/>
        </w:rPr>
        <w:t xml:space="preserve"> and</w:t>
      </w:r>
      <w:r w:rsidRPr="00775D7A">
        <w:rPr>
          <w:color w:val="0D0D0D"/>
          <w:spacing w:val="40"/>
        </w:rPr>
        <w:t xml:space="preserve"> </w:t>
      </w:r>
      <w:del w:id="70" w:author="RE4U SOLUTIONS " w:date="2026-01-21T12:38:00Z" w16du:dateUtc="2026-01-21T07:08:00Z">
        <w:r w:rsidR="00775D7A" w:rsidRPr="00775D7A">
          <w:rPr>
            <w:color w:val="0D0D0D"/>
          </w:rPr>
          <w:delText>its</w:delText>
        </w:r>
      </w:del>
      <w:ins w:id="71" w:author="RE4U SOLUTIONS " w:date="2026-01-21T12:38:00Z" w16du:dateUtc="2026-01-21T07:08:00Z">
        <w:r w:rsidRPr="00775D7A">
          <w:rPr>
            <w:color w:val="0D0D0D"/>
          </w:rPr>
          <w:t>their</w:t>
        </w:r>
      </w:ins>
      <w:r w:rsidRPr="00775D7A">
        <w:rPr>
          <w:color w:val="0D0D0D"/>
        </w:rPr>
        <w:t xml:space="preserve"> reactive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natures.</w:t>
      </w:r>
      <w:r w:rsidR="00775D7A" w:rsidRPr="00775D7A">
        <w:rPr>
          <w:color w:val="0D0D0D"/>
        </w:rPr>
        <w:t xml:space="preserve"> </w:t>
      </w:r>
      <w:del w:id="72" w:author="RE4U SOLUTIONS " w:date="2026-01-21T12:38:00Z" w16du:dateUtc="2026-01-21T07:08:00Z">
        <w:r w:rsidR="00775D7A" w:rsidRPr="00775D7A">
          <w:rPr>
            <w:color w:val="0D0D0D"/>
          </w:rPr>
          <w:delText xml:space="preserve">The </w:delText>
        </w:r>
      </w:del>
      <w:r w:rsidRPr="00775D7A">
        <w:rPr>
          <w:color w:val="0D0D0D"/>
        </w:rPr>
        <w:t>FT-IR spectroscopy shows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strong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C-H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vibrations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at 3186-3093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cm-</w:t>
      </w:r>
      <w:r w:rsidRPr="00775D7A">
        <w:rPr>
          <w:color w:val="0D0D0D"/>
          <w:vertAlign w:val="superscript"/>
        </w:rPr>
        <w:t>1</w:t>
      </w:r>
      <w:r w:rsidRPr="00775D7A">
        <w:rPr>
          <w:color w:val="0D0D0D"/>
          <w:sz w:val="15"/>
        </w:rPr>
        <w:t>,</w:t>
      </w:r>
      <w:r w:rsidRPr="00775D7A">
        <w:rPr>
          <w:color w:val="0D0D0D"/>
          <w:spacing w:val="40"/>
          <w:sz w:val="15"/>
        </w:rPr>
        <w:t xml:space="preserve"> </w:t>
      </w:r>
      <w:r w:rsidRPr="00775D7A">
        <w:rPr>
          <w:color w:val="0D0D0D"/>
        </w:rPr>
        <w:t>methyl group vibration at 3091-3078 cm-</w:t>
      </w:r>
      <w:r w:rsidRPr="00775D7A">
        <w:rPr>
          <w:color w:val="0D0D0D"/>
          <w:vertAlign w:val="superscript"/>
        </w:rPr>
        <w:t>1</w:t>
      </w:r>
      <w:r w:rsidRPr="00775D7A">
        <w:rPr>
          <w:color w:val="0D0D0D"/>
          <w:spacing w:val="-13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40"/>
        </w:rPr>
        <w:t xml:space="preserve"> </w:t>
      </w:r>
      <w:del w:id="73" w:author="RE4U SOLUTIONS " w:date="2026-01-21T12:38:00Z" w16du:dateUtc="2026-01-21T07:08:00Z">
        <w:r w:rsidR="00775D7A" w:rsidRPr="00775D7A">
          <w:rPr>
            <w:color w:val="0D0D0D"/>
          </w:rPr>
          <w:delText xml:space="preserve">the </w:delText>
        </w:r>
      </w:del>
      <w:r w:rsidRPr="00775D7A">
        <w:rPr>
          <w:color w:val="0D0D0D"/>
        </w:rPr>
        <w:t>ring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vibrations at 1641-1482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cm-</w:t>
      </w:r>
      <w:r w:rsidRPr="00775D7A">
        <w:rPr>
          <w:color w:val="0D0D0D"/>
          <w:vertAlign w:val="superscript"/>
        </w:rPr>
        <w:t>1</w:t>
      </w:r>
      <w:r w:rsidRPr="00775D7A">
        <w:rPr>
          <w:color w:val="0D0D0D"/>
          <w:sz w:val="15"/>
        </w:rPr>
        <w:t>.</w:t>
      </w:r>
      <w:r w:rsidR="00775D7A" w:rsidRPr="00775D7A">
        <w:rPr>
          <w:color w:val="0D0D0D"/>
          <w:spacing w:val="40"/>
          <w:sz w:val="15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heat capacity at constant volume and</w:t>
      </w:r>
      <w:r w:rsidRPr="00775D7A">
        <w:rPr>
          <w:color w:val="0D0D0D"/>
          <w:spacing w:val="40"/>
        </w:rPr>
        <w:t xml:space="preserve"> </w:t>
      </w:r>
      <w:del w:id="74" w:author="RE4U SOLUTIONS " w:date="2026-01-21T12:38:00Z" w16du:dateUtc="2026-01-21T07:08:00Z">
        <w:r w:rsidR="00775D7A" w:rsidRPr="00775D7A">
          <w:rPr>
            <w:color w:val="0D0D0D"/>
          </w:rPr>
          <w:delText>at</w:delText>
        </w:r>
        <w:r w:rsidR="00775D7A" w:rsidRPr="00775D7A">
          <w:rPr>
            <w:color w:val="0D0D0D"/>
            <w:spacing w:val="40"/>
          </w:rPr>
          <w:delText xml:space="preserve"> </w:delText>
        </w:r>
      </w:del>
      <w:r w:rsidRPr="00775D7A">
        <w:rPr>
          <w:color w:val="0D0D0D"/>
        </w:rPr>
        <w:t>constant pressure, internal energy,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enthalpy, </w:t>
      </w:r>
      <w:ins w:id="75" w:author="RE4U SOLUTIONS " w:date="2026-01-21T12:38:00Z" w16du:dateUtc="2026-01-21T07:08:00Z">
        <w:r w:rsidRPr="00775D7A">
          <w:rPr>
            <w:color w:val="0D0D0D"/>
          </w:rPr>
          <w:t xml:space="preserve">and </w:t>
        </w:r>
      </w:ins>
      <w:r w:rsidRPr="00775D7A">
        <w:rPr>
          <w:color w:val="0D0D0D"/>
        </w:rPr>
        <w:t>entropy increase with increasing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temperature.</w:t>
      </w:r>
      <w:r w:rsidR="00775D7A"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However,</w:t>
      </w:r>
      <w:r w:rsidRPr="00775D7A">
        <w:rPr>
          <w:color w:val="0D0D0D"/>
          <w:spacing w:val="38"/>
        </w:rPr>
        <w:t xml:space="preserve"> </w:t>
      </w:r>
      <w:del w:id="76" w:author="RE4U SOLUTIONS " w:date="2026-01-21T12:38:00Z" w16du:dateUtc="2026-01-21T07:08:00Z">
        <w:r w:rsidR="00775D7A" w:rsidRPr="00775D7A">
          <w:rPr>
            <w:color w:val="0D0D0D"/>
          </w:rPr>
          <w:delText>Gibb's</w:delText>
        </w:r>
      </w:del>
      <w:ins w:id="77" w:author="RE4U SOLUTIONS " w:date="2026-01-21T12:38:00Z" w16du:dateUtc="2026-01-21T07:08:00Z">
        <w:r w:rsidRPr="00775D7A">
          <w:rPr>
            <w:color w:val="0D0D0D"/>
          </w:rPr>
          <w:t>Gibbs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free energy shows </w:t>
      </w:r>
      <w:ins w:id="78" w:author="RE4U SOLUTIONS " w:date="2026-01-21T12:38:00Z" w16du:dateUtc="2026-01-21T07:08:00Z">
        <w:r w:rsidRPr="00775D7A">
          <w:rPr>
            <w:color w:val="0D0D0D"/>
          </w:rPr>
          <w:t xml:space="preserve">the </w:t>
        </w:r>
      </w:ins>
      <w:r w:rsidRPr="00775D7A">
        <w:rPr>
          <w:color w:val="0D0D0D"/>
        </w:rPr>
        <w:t>opposite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nature</w:t>
      </w:r>
      <w:ins w:id="79" w:author="RE4U SOLUTIONS " w:date="2026-01-21T12:38:00Z" w16du:dateUtc="2026-01-21T07:08:00Z">
        <w:r w:rsidRPr="00775D7A">
          <w:rPr>
            <w:color w:val="0D0D0D"/>
          </w:rPr>
          <w:t>,</w:t>
        </w:r>
      </w:ins>
      <w:r w:rsidRPr="00775D7A">
        <w:rPr>
          <w:color w:val="0D0D0D"/>
        </w:rPr>
        <w:t xml:space="preserve"> providing</w:t>
      </w:r>
      <w:r w:rsidRPr="00775D7A">
        <w:rPr>
          <w:color w:val="0D0D0D"/>
          <w:spacing w:val="40"/>
        </w:rPr>
        <w:t xml:space="preserve"> </w:t>
      </w:r>
      <w:del w:id="80" w:author="RE4U SOLUTIONS " w:date="2026-01-21T12:38:00Z" w16du:dateUtc="2026-01-21T07:08:00Z">
        <w:r w:rsidR="00775D7A" w:rsidRPr="00775D7A">
          <w:rPr>
            <w:color w:val="0D0D0D"/>
          </w:rPr>
          <w:delText xml:space="preserve">very </w:delText>
        </w:r>
      </w:del>
      <w:r w:rsidRPr="00775D7A">
        <w:rPr>
          <w:color w:val="0D0D0D"/>
        </w:rPr>
        <w:t>important insights</w:t>
      </w:r>
      <w:r w:rsidRPr="00775D7A">
        <w:rPr>
          <w:color w:val="0D0D0D"/>
          <w:spacing w:val="40"/>
        </w:rPr>
        <w:t xml:space="preserve"> </w:t>
      </w:r>
      <w:del w:id="81" w:author="RE4U SOLUTIONS " w:date="2026-01-21T12:38:00Z" w16du:dateUtc="2026-01-21T07:08:00Z">
        <w:r w:rsidR="00775D7A" w:rsidRPr="00775D7A">
          <w:rPr>
            <w:color w:val="0D0D0D"/>
          </w:rPr>
          <w:delText>according to</w:delText>
        </w:r>
      </w:del>
      <w:ins w:id="82" w:author="RE4U SOLUTIONS " w:date="2026-01-21T12:38:00Z" w16du:dateUtc="2026-01-21T07:08:00Z">
        <w:r w:rsidRPr="00775D7A">
          <w:rPr>
            <w:color w:val="0D0D0D"/>
          </w:rPr>
          <w:t>into</w:t>
        </w:r>
      </w:ins>
      <w:r w:rsidRPr="00775D7A">
        <w:rPr>
          <w:color w:val="0D0D0D"/>
        </w:rPr>
        <w:t xml:space="preserve"> 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change in </w:t>
      </w:r>
      <w:r w:rsidRPr="00775D7A">
        <w:rPr>
          <w:color w:val="0D0D0D"/>
          <w:spacing w:val="-2"/>
        </w:rPr>
        <w:t>temperature.</w:t>
      </w:r>
    </w:p>
    <w:p w14:paraId="3428991B" w14:textId="77777777" w:rsidR="00864523" w:rsidRDefault="00864523">
      <w:pPr>
        <w:pStyle w:val="BodyText"/>
        <w:spacing w:line="360" w:lineRule="auto"/>
        <w:ind w:left="725" w:right="1038" w:firstLine="720"/>
        <w:jc w:val="both"/>
        <w:rPr>
          <w:i/>
          <w:color w:val="0D0D0D"/>
        </w:rPr>
        <w:pPrChange w:id="83" w:author="editor" w:date="2026-02-13T15:55:00Z" w16du:dateUtc="2026-02-13T10:25:00Z">
          <w:pPr>
            <w:pStyle w:val="BodyText"/>
            <w:spacing w:line="276" w:lineRule="auto"/>
            <w:ind w:left="725" w:right="1038" w:firstLine="720"/>
            <w:jc w:val="both"/>
          </w:pPr>
        </w:pPrChange>
      </w:pPr>
    </w:p>
    <w:p w14:paraId="0E9D21FD" w14:textId="20FD656C" w:rsidR="00775D7A" w:rsidRPr="00775D7A" w:rsidRDefault="00775D7A">
      <w:pPr>
        <w:pStyle w:val="BodyText"/>
        <w:spacing w:line="360" w:lineRule="auto"/>
        <w:ind w:left="725" w:right="1038" w:firstLine="720"/>
        <w:jc w:val="both"/>
        <w:pPrChange w:id="84" w:author="editor" w:date="2026-02-13T15:55:00Z" w16du:dateUtc="2026-02-13T10:25:00Z">
          <w:pPr>
            <w:pStyle w:val="BodyText"/>
            <w:spacing w:line="276" w:lineRule="auto"/>
            <w:ind w:left="725" w:right="1038" w:firstLine="720"/>
            <w:jc w:val="both"/>
          </w:pPr>
        </w:pPrChange>
      </w:pPr>
      <w:r w:rsidRPr="00775D7A">
        <w:rPr>
          <w:i/>
          <w:color w:val="0D0D0D"/>
        </w:rPr>
        <w:lastRenderedPageBreak/>
        <w:t xml:space="preserve">Keywords: </w:t>
      </w:r>
      <w:r w:rsidRPr="00775D7A">
        <w:rPr>
          <w:color w:val="0D0D0D"/>
        </w:rPr>
        <w:t>density functional theory, density of state, molecular electrostatic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potential,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IR-spectroscopy,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thermodynamic</w:t>
      </w:r>
      <w:r w:rsidRPr="00775D7A">
        <w:rPr>
          <w:color w:val="0D0D0D"/>
          <w:spacing w:val="80"/>
        </w:rPr>
        <w:t xml:space="preserve"> </w:t>
      </w:r>
      <w:r w:rsidRPr="00775D7A">
        <w:rPr>
          <w:color w:val="0D0D0D"/>
        </w:rPr>
        <w:t>properties</w:t>
      </w:r>
    </w:p>
    <w:p w14:paraId="68719A9E" w14:textId="77777777" w:rsidR="00F42307" w:rsidRPr="00775D7A" w:rsidDel="00F170DF" w:rsidRDefault="00F42307">
      <w:pPr>
        <w:spacing w:line="360" w:lineRule="auto"/>
        <w:jc w:val="both"/>
        <w:rPr>
          <w:del w:id="85" w:author="editor" w:date="2026-02-13T15:56:00Z" w16du:dateUtc="2026-02-13T10:26:00Z"/>
          <w:rFonts w:ascii="Times New Roman" w:hAnsi="Times New Roman" w:cs="Times New Roman"/>
          <w:lang w:val="en-US"/>
        </w:rPr>
        <w:pPrChange w:id="86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6536CC9E" w14:textId="77777777" w:rsidR="00775D7A" w:rsidRPr="00775D7A" w:rsidDel="00F170DF" w:rsidRDefault="00775D7A">
      <w:pPr>
        <w:spacing w:line="360" w:lineRule="auto"/>
        <w:jc w:val="both"/>
        <w:rPr>
          <w:del w:id="87" w:author="editor" w:date="2026-02-13T15:56:00Z" w16du:dateUtc="2026-02-13T10:26:00Z"/>
          <w:rFonts w:ascii="Times New Roman" w:hAnsi="Times New Roman" w:cs="Times New Roman"/>
          <w:lang w:val="en-US"/>
        </w:rPr>
        <w:pPrChange w:id="88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078244BF" w14:textId="77777777" w:rsidR="00775D7A" w:rsidRPr="00775D7A" w:rsidRDefault="00775D7A">
      <w:pPr>
        <w:spacing w:line="360" w:lineRule="auto"/>
        <w:jc w:val="both"/>
        <w:rPr>
          <w:rFonts w:ascii="Times New Roman" w:hAnsi="Times New Roman" w:cs="Times New Roman"/>
          <w:lang w:val="en-US"/>
        </w:rPr>
        <w:pPrChange w:id="89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02B29B83" w14:textId="77777777" w:rsidR="00F170DF" w:rsidRDefault="00F170DF" w:rsidP="00F170DF">
      <w:pPr>
        <w:spacing w:line="360" w:lineRule="auto"/>
        <w:jc w:val="both"/>
        <w:rPr>
          <w:ins w:id="90" w:author="editor" w:date="2026-02-13T15:56:00Z" w16du:dateUtc="2026-02-13T10:26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0A522C" w14:textId="6C83431D" w:rsidR="00775D7A" w:rsidRPr="003E2962" w:rsidRDefault="00775D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pPrChange w:id="91" w:author="editor" w:date="2026-02-13T15:55:00Z" w16du:dateUtc="2026-02-13T10:25:00Z">
          <w:pPr>
            <w:spacing w:line="276" w:lineRule="auto"/>
            <w:jc w:val="both"/>
          </w:pPr>
        </w:pPrChange>
      </w:pPr>
      <w:r w:rsidRPr="003E29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INTRODUCTION </w:t>
      </w:r>
      <w:del w:id="92" w:author="editor" w:date="2026-02-13T15:54:00Z" w16du:dateUtc="2026-02-13T10:24:00Z">
        <w:r w:rsidRPr="003E2962" w:rsidDel="00F170DF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EXCERPT</w:delText>
        </w:r>
      </w:del>
    </w:p>
    <w:p w14:paraId="4F9B77AA" w14:textId="3F6D2BAE" w:rsidR="00775D7A" w:rsidRPr="00775D7A" w:rsidRDefault="00775D7A">
      <w:pPr>
        <w:pStyle w:val="BodyText"/>
        <w:spacing w:line="360" w:lineRule="auto"/>
        <w:ind w:left="716" w:right="764" w:firstLine="724"/>
        <w:jc w:val="both"/>
        <w:pPrChange w:id="93" w:author="editor" w:date="2026-02-13T15:55:00Z" w16du:dateUtc="2026-02-13T10:25:00Z">
          <w:pPr>
            <w:pStyle w:val="BodyText"/>
            <w:spacing w:line="276" w:lineRule="auto"/>
            <w:ind w:left="716" w:right="764" w:firstLine="724"/>
            <w:jc w:val="both"/>
          </w:pPr>
        </w:pPrChange>
      </w:pPr>
      <w:r w:rsidRPr="00775D7A">
        <w:rPr>
          <w:color w:val="0D0D0D"/>
        </w:rPr>
        <w:t>Various studies, research and report</w:t>
      </w:r>
      <w:r w:rsidRPr="00775D7A">
        <w:rPr>
          <w:color w:val="0D0D0D"/>
          <w:spacing w:val="32"/>
        </w:rPr>
        <w:t xml:space="preserve"> </w:t>
      </w:r>
      <w:r w:rsidRPr="00775D7A">
        <w:rPr>
          <w:color w:val="0D0D0D"/>
        </w:rPr>
        <w:t>have been made till date regarding</w:t>
      </w:r>
      <w:r w:rsidRPr="00775D7A">
        <w:rPr>
          <w:color w:val="0D0D0D"/>
          <w:spacing w:val="30"/>
        </w:rPr>
        <w:t xml:space="preserve"> </w:t>
      </w:r>
      <w:r w:rsidRPr="00775D7A">
        <w:rPr>
          <w:color w:val="0D0D0D"/>
        </w:rPr>
        <w:t>the study of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Cumene molecule.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In 2015,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Sivaranjani et al.,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did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an investigation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on Cumene obtaining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FT-IR,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FT-Raman,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NMR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UV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spectra through various spectroscopic techniques.</w:t>
      </w:r>
      <w:r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Researchers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2006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reported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 process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40"/>
        </w:rPr>
        <w:t xml:space="preserve"> </w:t>
      </w:r>
      <w:del w:id="94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95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0D0D0D"/>
        </w:rPr>
        <w:t xml:space="preserve"> formation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through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benzene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alkylation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with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propylene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on</w:t>
      </w:r>
      <w:r w:rsidR="00E31571" w:rsidRPr="00775D7A">
        <w:rPr>
          <w:color w:val="0D0D0D"/>
          <w:spacing w:val="40"/>
        </w:rPr>
        <w:t xml:space="preserve"> </w:t>
      </w:r>
      <w:del w:id="96" w:author="RE4U SOLUTIONS " w:date="2026-01-21T12:38:00Z" w16du:dateUtc="2026-01-21T07:08:00Z">
        <w:r w:rsidRPr="00775D7A">
          <w:rPr>
            <w:color w:val="0D0D0D"/>
          </w:rPr>
          <w:delText>the</w:delText>
        </w:r>
      </w:del>
      <w:ins w:id="97" w:author="RE4U SOLUTIONS " w:date="2026-01-21T12:38:00Z" w16du:dateUtc="2026-01-21T07:08:00Z">
        <w:r w:rsidR="00E31571" w:rsidRPr="00775D7A">
          <w:rPr>
            <w:color w:val="0D0D0D"/>
          </w:rPr>
          <w:t>a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new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three-dimensional</w:t>
      </w:r>
      <w:r w:rsidR="00E31571" w:rsidRPr="00775D7A">
        <w:rPr>
          <w:color w:val="0D0D0D"/>
          <w:spacing w:val="36"/>
        </w:rPr>
        <w:t xml:space="preserve"> </w:t>
      </w:r>
      <w:r w:rsidR="00E31571" w:rsidRPr="00775D7A">
        <w:rPr>
          <w:color w:val="0D0D0D"/>
        </w:rPr>
        <w:t>catalyst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(</w:t>
      </w:r>
      <w:proofErr w:type="spellStart"/>
      <w:r w:rsidR="00E31571" w:rsidRPr="00775D7A">
        <w:rPr>
          <w:color w:val="0D0D0D"/>
        </w:rPr>
        <w:t>Jansang</w:t>
      </w:r>
      <w:proofErr w:type="spellEnd"/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et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al.,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2006).</w:t>
      </w:r>
      <w:r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Al-</w:t>
      </w:r>
      <w:proofErr w:type="spellStart"/>
      <w:r w:rsidR="00E31571" w:rsidRPr="00775D7A">
        <w:rPr>
          <w:color w:val="0D0D0D"/>
        </w:rPr>
        <w:t>Khattaf</w:t>
      </w:r>
      <w:proofErr w:type="spellEnd"/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&amp;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de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Lasa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(2001)</w:t>
      </w:r>
      <w:r w:rsidR="00E31571" w:rsidRPr="00775D7A">
        <w:rPr>
          <w:color w:val="0D0D0D"/>
          <w:spacing w:val="40"/>
        </w:rPr>
        <w:t xml:space="preserve"> </w:t>
      </w:r>
      <w:del w:id="98" w:author="RE4U SOLUTIONS " w:date="2026-01-21T12:38:00Z" w16du:dateUtc="2026-01-21T07:08:00Z">
        <w:r w:rsidRPr="00775D7A">
          <w:rPr>
            <w:color w:val="0D0D0D"/>
          </w:rPr>
          <w:delText>found</w:delText>
        </w:r>
      </w:del>
      <w:ins w:id="99" w:author="RE4U SOLUTIONS " w:date="2026-01-21T12:38:00Z" w16du:dateUtc="2026-01-21T07:08:00Z">
        <w:r w:rsidR="00E31571" w:rsidRPr="00775D7A">
          <w:rPr>
            <w:color w:val="0D0D0D"/>
          </w:rPr>
          <w:t>studied</w:t>
        </w:r>
      </w:ins>
      <w:r w:rsidR="00E31571" w:rsidRPr="00775D7A">
        <w:rPr>
          <w:color w:val="0D0D0D"/>
        </w:rPr>
        <w:t xml:space="preserve"> the </w:t>
      </w:r>
      <w:del w:id="100" w:author="RE4U SOLUTIONS " w:date="2026-01-21T12:38:00Z" w16du:dateUtc="2026-01-21T07:08:00Z">
        <w:r w:rsidRPr="00775D7A">
          <w:rPr>
            <w:color w:val="0D0D0D"/>
          </w:rPr>
          <w:delText>process</w:delText>
        </w:r>
        <w:r w:rsidRPr="00775D7A">
          <w:rPr>
            <w:color w:val="0D0D0D"/>
            <w:spacing w:val="40"/>
          </w:rPr>
          <w:delText xml:space="preserve"> </w:delText>
        </w:r>
        <w:r w:rsidRPr="00775D7A">
          <w:rPr>
            <w:color w:val="0D0D0D"/>
          </w:rPr>
          <w:delText xml:space="preserve">of </w:delText>
        </w:r>
      </w:del>
      <w:r w:rsidR="00E31571" w:rsidRPr="00775D7A">
        <w:rPr>
          <w:color w:val="0D0D0D"/>
        </w:rPr>
        <w:t>catalytic cracking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40"/>
        </w:rPr>
        <w:t xml:space="preserve"> </w:t>
      </w:r>
      <w:del w:id="101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102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424242"/>
        </w:rPr>
        <w:t>.</w:t>
      </w:r>
      <w:r w:rsidRPr="00775D7A">
        <w:rPr>
          <w:color w:val="424242"/>
        </w:rPr>
        <w:t xml:space="preserve"> </w:t>
      </w:r>
      <w:proofErr w:type="spellStart"/>
      <w:r w:rsidR="00E31571" w:rsidRPr="00775D7A">
        <w:rPr>
          <w:color w:val="0D0D0D"/>
        </w:rPr>
        <w:t>Petroselli</w:t>
      </w:r>
      <w:proofErr w:type="spellEnd"/>
      <w:r w:rsidR="00E31571" w:rsidRPr="00775D7A">
        <w:rPr>
          <w:color w:val="0D0D0D"/>
        </w:rPr>
        <w:t xml:space="preserve"> </w:t>
      </w:r>
      <w:del w:id="103" w:author="RE4U SOLUTIONS " w:date="2026-01-21T12:38:00Z" w16du:dateUtc="2026-01-21T07:08:00Z">
        <w:r w:rsidRPr="00775D7A">
          <w:rPr>
            <w:color w:val="0D0D0D"/>
          </w:rPr>
          <w:delText>and</w:delText>
        </w:r>
        <w:r w:rsidRPr="00775D7A">
          <w:rPr>
            <w:color w:val="0D0D0D"/>
            <w:spacing w:val="40"/>
          </w:rPr>
          <w:delText xml:space="preserve"> </w:delText>
        </w:r>
        <w:r w:rsidRPr="00775D7A">
          <w:rPr>
            <w:color w:val="0D0D0D"/>
          </w:rPr>
          <w:delText>colleagues</w:delText>
        </w:r>
      </w:del>
      <w:ins w:id="104" w:author="RE4U SOLUTIONS " w:date="2026-01-21T12:38:00Z" w16du:dateUtc="2026-01-21T07:08:00Z">
        <w:r w:rsidR="00E31571" w:rsidRPr="00775D7A">
          <w:rPr>
            <w:color w:val="0D0D0D"/>
          </w:rPr>
          <w:t>et al.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(2017) proposed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report</w:t>
      </w:r>
      <w:r w:rsidR="00E31571" w:rsidRPr="00775D7A">
        <w:rPr>
          <w:color w:val="0D0D0D"/>
          <w:spacing w:val="40"/>
        </w:rPr>
        <w:t xml:space="preserve"> </w:t>
      </w:r>
      <w:del w:id="105" w:author="RE4U SOLUTIONS " w:date="2026-01-21T12:38:00Z" w16du:dateUtc="2026-01-21T07:08:00Z">
        <w:r w:rsidRPr="00775D7A">
          <w:rPr>
            <w:color w:val="0D0D0D"/>
          </w:rPr>
          <w:delText>where</w:delText>
        </w:r>
      </w:del>
      <w:ins w:id="106" w:author="RE4U SOLUTIONS " w:date="2026-01-21T12:38:00Z" w16du:dateUtc="2026-01-21T07:08:00Z">
        <w:r w:rsidR="00E31571" w:rsidRPr="00775D7A">
          <w:rPr>
            <w:color w:val="0D0D0D"/>
          </w:rPr>
          <w:t>in which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new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class</w:t>
      </w:r>
      <w:r w:rsidR="00E31571" w:rsidRPr="00775D7A">
        <w:rPr>
          <w:color w:val="0D0D0D"/>
          <w:spacing w:val="40"/>
        </w:rPr>
        <w:t xml:space="preserve"> </w:t>
      </w:r>
      <w:del w:id="107" w:author="RE4U SOLUTIONS " w:date="2026-01-21T12:38:00Z" w16du:dateUtc="2026-01-21T07:08:00Z">
        <w:r w:rsidRPr="00775D7A">
          <w:rPr>
            <w:color w:val="0D0D0D"/>
          </w:rPr>
          <w:delText>oflipophilic</w:delText>
        </w:r>
      </w:del>
      <w:ins w:id="108" w:author="RE4U SOLUTIONS " w:date="2026-01-21T12:38:00Z" w16du:dateUtc="2026-01-21T07:08:00Z">
        <w:r w:rsidR="00E31571" w:rsidRPr="00775D7A">
          <w:rPr>
            <w:color w:val="0D0D0D"/>
          </w:rPr>
          <w:t>of lipophilic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  <w:spacing w:val="10"/>
        </w:rPr>
        <w:t>N-</w:t>
      </w:r>
      <w:proofErr w:type="spellStart"/>
      <w:r w:rsidR="00E31571" w:rsidRPr="00775D7A">
        <w:rPr>
          <w:color w:val="0D0D0D"/>
        </w:rPr>
        <w:t>hydroxyphthalimides</w:t>
      </w:r>
      <w:proofErr w:type="spellEnd"/>
      <w:r w:rsidR="00E31571" w:rsidRPr="00775D7A">
        <w:rPr>
          <w:color w:val="0D0D0D"/>
        </w:rPr>
        <w:t xml:space="preserve"> catalysts,</w:t>
      </w:r>
      <w:r w:rsidR="00E31571" w:rsidRPr="00775D7A">
        <w:rPr>
          <w:color w:val="0D0D0D"/>
          <w:spacing w:val="39"/>
        </w:rPr>
        <w:t xml:space="preserve"> </w:t>
      </w:r>
      <w:r w:rsidR="00E31571" w:rsidRPr="00775D7A">
        <w:rPr>
          <w:color w:val="0D0D0D"/>
        </w:rPr>
        <w:t>designed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for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aromatic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oxidation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39"/>
        </w:rPr>
        <w:t xml:space="preserve"> </w:t>
      </w:r>
      <w:del w:id="109" w:author="RE4U SOLUTIONS " w:date="2026-01-21T12:38:00Z" w16du:dateUtc="2026-01-21T07:08:00Z">
        <w:r w:rsidRPr="00775D7A">
          <w:rPr>
            <w:color w:val="0D0D0D"/>
          </w:rPr>
          <w:delText>Cumene</w:delText>
        </w:r>
        <w:r w:rsidRPr="00775D7A">
          <w:rPr>
            <w:color w:val="0D0D0D"/>
            <w:spacing w:val="40"/>
          </w:rPr>
          <w:delText xml:space="preserve"> </w:delText>
        </w:r>
        <w:r w:rsidRPr="00775D7A">
          <w:rPr>
            <w:color w:val="0D0D0D"/>
          </w:rPr>
          <w:delText>in</w:delText>
        </w:r>
      </w:del>
      <w:ins w:id="110" w:author="RE4U SOLUTIONS " w:date="2026-01-21T12:38:00Z" w16du:dateUtc="2026-01-21T07:08:00Z">
        <w:r w:rsidR="00E31571" w:rsidRPr="00775D7A">
          <w:rPr>
            <w:color w:val="0D0D0D"/>
          </w:rPr>
          <w:t>cumene</w:t>
        </w:r>
        <w:r w:rsidR="00E31571" w:rsidRPr="00775D7A">
          <w:rPr>
            <w:color w:val="0D0D0D"/>
            <w:spacing w:val="40"/>
          </w:rPr>
          <w:t xml:space="preserve"> </w:t>
        </w:r>
        <w:r w:rsidR="00E31571" w:rsidRPr="00775D7A">
          <w:rPr>
            <w:color w:val="0D0D0D"/>
          </w:rPr>
          <w:t>under</w:t>
        </w:r>
      </w:ins>
      <w:r w:rsidR="00E31571" w:rsidRPr="00775D7A">
        <w:rPr>
          <w:color w:val="0D0D0D"/>
          <w:spacing w:val="39"/>
        </w:rPr>
        <w:t xml:space="preserve"> </w:t>
      </w:r>
      <w:r w:rsidR="00E31571" w:rsidRPr="00775D7A">
        <w:rPr>
          <w:color w:val="0D0D0D"/>
        </w:rPr>
        <w:t>solvent</w:t>
      </w:r>
      <w:del w:id="111" w:author="RE4U SOLUTIONS " w:date="2026-01-21T12:38:00Z" w16du:dateUtc="2026-01-21T07:08:00Z">
        <w:r w:rsidRPr="00775D7A">
          <w:rPr>
            <w:color w:val="0D0D0D"/>
            <w:spacing w:val="40"/>
          </w:rPr>
          <w:delText xml:space="preserve"> </w:delText>
        </w:r>
      </w:del>
      <w:ins w:id="112" w:author="RE4U SOLUTIONS " w:date="2026-01-21T12:38:00Z" w16du:dateUtc="2026-01-21T07:08:00Z">
        <w:r w:rsidR="00E31571" w:rsidRPr="00775D7A">
          <w:rPr>
            <w:color w:val="0D0D0D"/>
          </w:rPr>
          <w:t>-</w:t>
        </w:r>
      </w:ins>
      <w:r w:rsidR="00E31571" w:rsidRPr="00775D7A">
        <w:rPr>
          <w:color w:val="0D0D0D"/>
        </w:rPr>
        <w:t>free conditions,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were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synthesized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tested.</w:t>
      </w:r>
      <w:r w:rsidRPr="00775D7A">
        <w:rPr>
          <w:color w:val="0D0D0D"/>
          <w:spacing w:val="40"/>
        </w:rPr>
        <w:t xml:space="preserve"> </w:t>
      </w:r>
      <w:proofErr w:type="spellStart"/>
      <w:r w:rsidR="00E31571" w:rsidRPr="00775D7A">
        <w:rPr>
          <w:color w:val="0D0D0D"/>
        </w:rPr>
        <w:t>Luyben</w:t>
      </w:r>
      <w:proofErr w:type="spellEnd"/>
      <w:r w:rsidR="00E31571" w:rsidRPr="00775D7A">
        <w:rPr>
          <w:color w:val="0D0D0D"/>
        </w:rPr>
        <w:t xml:space="preserve"> studied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chemical process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 xml:space="preserve">to form </w:t>
      </w:r>
      <w:del w:id="113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114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0D0D0D"/>
        </w:rPr>
        <w:t xml:space="preserve"> with 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interaction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benzene and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propylene and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again with the repellent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40"/>
        </w:rPr>
        <w:t xml:space="preserve"> </w:t>
      </w:r>
      <w:del w:id="115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116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with</w:t>
      </w:r>
      <w:r w:rsidR="00E31571" w:rsidRPr="00775D7A">
        <w:rPr>
          <w:color w:val="0D0D0D"/>
          <w:spacing w:val="36"/>
        </w:rPr>
        <w:t xml:space="preserve"> </w:t>
      </w:r>
      <w:r w:rsidR="00E31571" w:rsidRPr="00775D7A">
        <w:rPr>
          <w:color w:val="0D0D0D"/>
        </w:rPr>
        <w:t>propylene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to</w:t>
      </w:r>
      <w:r w:rsidR="00E31571" w:rsidRPr="00775D7A">
        <w:rPr>
          <w:color w:val="0D0D0D"/>
          <w:spacing w:val="36"/>
        </w:rPr>
        <w:t xml:space="preserve"> </w:t>
      </w:r>
      <w:r w:rsidR="00E31571" w:rsidRPr="00775D7A">
        <w:rPr>
          <w:color w:val="0D0D0D"/>
        </w:rPr>
        <w:t>shape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formation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36"/>
        </w:rPr>
        <w:t xml:space="preserve"> </w:t>
      </w:r>
      <w:r w:rsidR="00E31571" w:rsidRPr="00775D7A">
        <w:rPr>
          <w:color w:val="0D0D0D"/>
        </w:rPr>
        <w:t>p-</w:t>
      </w:r>
      <w:proofErr w:type="spellStart"/>
      <w:r w:rsidR="00E31571" w:rsidRPr="00775D7A">
        <w:rPr>
          <w:color w:val="0D0D0D"/>
        </w:rPr>
        <w:t>diisopropylbenzene</w:t>
      </w:r>
      <w:proofErr w:type="spellEnd"/>
      <w:r w:rsidR="00E31571" w:rsidRPr="00775D7A">
        <w:rPr>
          <w:color w:val="0D0D0D"/>
          <w:spacing w:val="36"/>
        </w:rPr>
        <w:t xml:space="preserve"> </w:t>
      </w:r>
      <w:r w:rsidR="00E31571" w:rsidRPr="00775D7A">
        <w:rPr>
          <w:color w:val="0D0D0D"/>
        </w:rPr>
        <w:t>(</w:t>
      </w:r>
      <w:proofErr w:type="spellStart"/>
      <w:r w:rsidR="00E31571" w:rsidRPr="00775D7A">
        <w:rPr>
          <w:color w:val="0D0D0D"/>
        </w:rPr>
        <w:t>Luyben</w:t>
      </w:r>
      <w:proofErr w:type="spellEnd"/>
      <w:r w:rsidR="00E31571" w:rsidRPr="00775D7A">
        <w:rPr>
          <w:color w:val="0D0D0D"/>
        </w:rPr>
        <w:t>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2010).</w:t>
      </w:r>
      <w:r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In 2016</w:t>
      </w:r>
      <w:ins w:id="117" w:author="RE4U SOLUTIONS " w:date="2026-01-21T12:38:00Z" w16du:dateUtc="2026-01-21T07:08:00Z">
        <w:r w:rsidR="00E31571" w:rsidRPr="00775D7A">
          <w:rPr>
            <w:color w:val="0D0D0D"/>
            <w:spacing w:val="40"/>
          </w:rPr>
          <w:t>,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37"/>
        </w:rPr>
        <w:t xml:space="preserve"> </w:t>
      </w:r>
      <w:del w:id="118" w:author="RE4U SOLUTIONS " w:date="2026-01-21T12:38:00Z" w16du:dateUtc="2026-01-21T07:08:00Z">
        <w:r w:rsidRPr="00775D7A">
          <w:rPr>
            <w:color w:val="0D0D0D"/>
          </w:rPr>
          <w:delText xml:space="preserve">research of </w:delText>
        </w:r>
      </w:del>
      <w:r w:rsidR="00E31571" w:rsidRPr="00775D7A">
        <w:rPr>
          <w:color w:val="0D0D0D"/>
        </w:rPr>
        <w:t>chemical kinetics</w:t>
      </w:r>
      <w:r w:rsidR="00E31571" w:rsidRPr="00775D7A">
        <w:rPr>
          <w:color w:val="0D0D0D"/>
          <w:spacing w:val="40"/>
        </w:rPr>
        <w:t xml:space="preserve"> </w:t>
      </w:r>
      <w:del w:id="119" w:author="RE4U SOLUTIONS " w:date="2026-01-21T12:38:00Z" w16du:dateUtc="2026-01-21T07:08:00Z">
        <w:r w:rsidRPr="00775D7A">
          <w:rPr>
            <w:color w:val="0D0D0D"/>
          </w:rPr>
          <w:delText>on</w:delText>
        </w:r>
      </w:del>
      <w:ins w:id="120" w:author="RE4U SOLUTIONS " w:date="2026-01-21T12:38:00Z" w16du:dateUtc="2026-01-21T07:08:00Z">
        <w:r w:rsidR="00E31571" w:rsidRPr="00775D7A">
          <w:rPr>
            <w:color w:val="0D0D0D"/>
          </w:rPr>
          <w:t>of the</w:t>
        </w:r>
      </w:ins>
      <w:r w:rsidR="00E31571" w:rsidRPr="00775D7A">
        <w:rPr>
          <w:color w:val="0D0D0D"/>
        </w:rPr>
        <w:t xml:space="preserve"> thermal decomposition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 xml:space="preserve">of </w:t>
      </w:r>
      <w:del w:id="121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122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hydroperoxide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 xml:space="preserve">in </w:t>
      </w:r>
      <w:del w:id="123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124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 xml:space="preserve">by calorimetry </w:t>
      </w:r>
      <w:del w:id="125" w:author="RE4U SOLUTIONS " w:date="2026-01-21T12:38:00Z" w16du:dateUtc="2026-01-21T07:08:00Z">
        <w:r w:rsidRPr="00775D7A">
          <w:rPr>
            <w:color w:val="0D0D0D"/>
          </w:rPr>
          <w:delText>was</w:delText>
        </w:r>
      </w:del>
      <w:ins w:id="126" w:author="RE4U SOLUTIONS " w:date="2026-01-21T12:38:00Z" w16du:dateUtc="2026-01-21T07:08:00Z">
        <w:r w:rsidR="00E31571" w:rsidRPr="00775D7A">
          <w:rPr>
            <w:color w:val="0D0D0D"/>
          </w:rPr>
          <w:t>were</w:t>
        </w:r>
      </w:ins>
      <w:r w:rsidR="00E31571" w:rsidRPr="00775D7A">
        <w:rPr>
          <w:color w:val="0D0D0D"/>
        </w:rPr>
        <w:t xml:space="preserve"> studied</w:t>
      </w:r>
      <w:del w:id="127" w:author="RE4U SOLUTIONS " w:date="2026-01-21T12:38:00Z" w16du:dateUtc="2026-01-21T07:08:00Z">
        <w:r w:rsidRPr="00775D7A">
          <w:rPr>
            <w:color w:val="0D0D0D"/>
            <w:spacing w:val="30"/>
          </w:rPr>
          <w:delText xml:space="preserve"> </w:delText>
        </w:r>
        <w:r w:rsidRPr="00775D7A">
          <w:rPr>
            <w:color w:val="0D0D0D"/>
          </w:rPr>
          <w:delText>where</w:delText>
        </w:r>
      </w:del>
      <w:ins w:id="128" w:author="RE4U SOLUTIONS " w:date="2026-01-21T12:38:00Z" w16du:dateUtc="2026-01-21T07:08:00Z">
        <w:r w:rsidR="00E31571" w:rsidRPr="00775D7A">
          <w:rPr>
            <w:color w:val="0D0D0D"/>
          </w:rPr>
          <w:t>, and</w:t>
        </w:r>
      </w:ins>
      <w:r w:rsidR="00E31571" w:rsidRPr="00775D7A">
        <w:rPr>
          <w:color w:val="0D0D0D"/>
          <w:spacing w:val="33"/>
        </w:rPr>
        <w:t xml:space="preserve"> </w:t>
      </w:r>
      <w:r w:rsidR="00E31571" w:rsidRPr="00775D7A">
        <w:rPr>
          <w:color w:val="0D0D0D"/>
        </w:rPr>
        <w:t>the compound</w:t>
      </w:r>
      <w:r w:rsidR="00E31571" w:rsidRPr="00775D7A">
        <w:rPr>
          <w:color w:val="0D0D0D"/>
          <w:spacing w:val="30"/>
        </w:rPr>
        <w:t xml:space="preserve"> </w:t>
      </w:r>
      <w:r w:rsidR="00E31571" w:rsidRPr="00775D7A">
        <w:rPr>
          <w:color w:val="0D0D0D"/>
        </w:rPr>
        <w:t>was</w:t>
      </w:r>
      <w:r w:rsidR="00E31571" w:rsidRPr="00775D7A">
        <w:rPr>
          <w:color w:val="0D0D0D"/>
          <w:spacing w:val="31"/>
        </w:rPr>
        <w:t xml:space="preserve"> </w:t>
      </w:r>
      <w:r w:rsidR="00E31571" w:rsidRPr="00775D7A">
        <w:rPr>
          <w:color w:val="0D0D0D"/>
        </w:rPr>
        <w:t>noted</w:t>
      </w:r>
      <w:r w:rsidR="00E31571" w:rsidRPr="00775D7A">
        <w:rPr>
          <w:color w:val="0D0D0D"/>
          <w:spacing w:val="30"/>
        </w:rPr>
        <w:t xml:space="preserve"> </w:t>
      </w:r>
      <w:r w:rsidR="00E31571" w:rsidRPr="00775D7A">
        <w:rPr>
          <w:color w:val="0D0D0D"/>
        </w:rPr>
        <w:t>to have</w:t>
      </w:r>
      <w:r w:rsidR="00E31571" w:rsidRPr="00775D7A">
        <w:rPr>
          <w:color w:val="0D0D0D"/>
          <w:spacing w:val="27"/>
        </w:rPr>
        <w:t xml:space="preserve"> </w:t>
      </w:r>
      <w:r w:rsidR="00E31571" w:rsidRPr="00775D7A">
        <w:rPr>
          <w:color w:val="0D0D0D"/>
        </w:rPr>
        <w:t>a catalytic</w:t>
      </w:r>
      <w:r w:rsidR="00E31571" w:rsidRPr="00775D7A">
        <w:rPr>
          <w:color w:val="0D0D0D"/>
          <w:spacing w:val="30"/>
        </w:rPr>
        <w:t xml:space="preserve"> </w:t>
      </w:r>
      <w:r w:rsidR="00E31571" w:rsidRPr="00775D7A">
        <w:rPr>
          <w:color w:val="0D0D0D"/>
        </w:rPr>
        <w:t>product</w:t>
      </w:r>
      <w:r w:rsidR="00E31571" w:rsidRPr="00775D7A">
        <w:rPr>
          <w:color w:val="0D0D0D"/>
          <w:spacing w:val="31"/>
        </w:rPr>
        <w:t xml:space="preserve"> </w:t>
      </w:r>
      <w:r w:rsidR="00E31571" w:rsidRPr="00775D7A">
        <w:rPr>
          <w:color w:val="0D0D0D"/>
        </w:rPr>
        <w:t>reaction (Duh, 2016).</w:t>
      </w:r>
      <w:r w:rsidRPr="00775D7A">
        <w:rPr>
          <w:color w:val="0D0D0D"/>
          <w:spacing w:val="40"/>
        </w:rPr>
        <w:t xml:space="preserve"> </w:t>
      </w:r>
      <w:del w:id="129" w:author="RE4U SOLUTIONS " w:date="2026-01-21T12:38:00Z" w16du:dateUtc="2026-01-21T07:08:00Z">
        <w:r w:rsidRPr="00775D7A">
          <w:rPr>
            <w:color w:val="0D0D0D"/>
          </w:rPr>
          <w:delText>Even though</w:delText>
        </w:r>
      </w:del>
      <w:ins w:id="130" w:author="RE4U SOLUTIONS " w:date="2026-01-21T12:38:00Z" w16du:dateUtc="2026-01-21T07:08:00Z">
        <w:r w:rsidR="00E31571" w:rsidRPr="00775D7A">
          <w:rPr>
            <w:color w:val="0D0D0D"/>
          </w:rPr>
          <w:t>Although</w:t>
        </w:r>
      </w:ins>
      <w:r w:rsidR="00E31571" w:rsidRPr="00775D7A">
        <w:rPr>
          <w:color w:val="0D0D0D"/>
        </w:rPr>
        <w:t xml:space="preserve"> 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literature review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reveals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different research regarding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 atoms,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electrons</w:t>
      </w:r>
      <w:ins w:id="131" w:author="RE4U SOLUTIONS " w:date="2026-01-21T12:38:00Z" w16du:dateUtc="2026-01-21T07:08:00Z">
        <w:r w:rsidR="00E31571" w:rsidRPr="00775D7A">
          <w:rPr>
            <w:color w:val="0D0D0D"/>
            <w:spacing w:val="40"/>
          </w:rPr>
          <w:t>,</w:t>
        </w:r>
      </w:ins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overall</w:t>
      </w:r>
      <w:r w:rsidR="00E31571" w:rsidRPr="00775D7A">
        <w:rPr>
          <w:color w:val="0D0D0D"/>
          <w:spacing w:val="39"/>
        </w:rPr>
        <w:t xml:space="preserve"> </w:t>
      </w:r>
      <w:r w:rsidR="00E31571" w:rsidRPr="00775D7A">
        <w:rPr>
          <w:color w:val="0D0D0D"/>
        </w:rPr>
        <w:t>molecular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structure</w:t>
      </w:r>
      <w:r w:rsidR="00E31571" w:rsidRPr="00775D7A">
        <w:rPr>
          <w:color w:val="0D0D0D"/>
          <w:spacing w:val="39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40"/>
        </w:rPr>
        <w:t xml:space="preserve"> </w:t>
      </w:r>
      <w:del w:id="132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133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0D0D0D"/>
        </w:rPr>
        <w:t>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it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can</w:t>
      </w:r>
      <w:r w:rsidR="00E31571" w:rsidRPr="00775D7A">
        <w:rPr>
          <w:color w:val="0D0D0D"/>
          <w:spacing w:val="35"/>
        </w:rPr>
        <w:t xml:space="preserve"> </w:t>
      </w:r>
      <w:r w:rsidR="00E31571" w:rsidRPr="00775D7A">
        <w:rPr>
          <w:color w:val="0D0D0D"/>
        </w:rPr>
        <w:t>be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observed that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no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research</w:t>
      </w:r>
      <w:r w:rsidR="00E31571" w:rsidRPr="00775D7A">
        <w:rPr>
          <w:color w:val="0D0D0D"/>
          <w:spacing w:val="40"/>
        </w:rPr>
        <w:t xml:space="preserve"> </w:t>
      </w:r>
      <w:del w:id="134" w:author="RE4U SOLUTIONS " w:date="2026-01-21T12:38:00Z" w16du:dateUtc="2026-01-21T07:08:00Z">
        <w:r w:rsidRPr="00775D7A">
          <w:rPr>
            <w:color w:val="0D0D0D"/>
          </w:rPr>
          <w:delText>for</w:delText>
        </w:r>
      </w:del>
      <w:ins w:id="135" w:author="RE4U SOLUTIONS " w:date="2026-01-21T12:38:00Z" w16du:dateUtc="2026-01-21T07:08:00Z">
        <w:r w:rsidR="00E31571" w:rsidRPr="00775D7A">
          <w:rPr>
            <w:color w:val="0D0D0D"/>
          </w:rPr>
          <w:t>on</w:t>
        </w:r>
        <w:r w:rsidR="00E31571" w:rsidRPr="00775D7A">
          <w:rPr>
            <w:color w:val="0D0D0D"/>
            <w:spacing w:val="40"/>
          </w:rPr>
          <w:t xml:space="preserve"> </w:t>
        </w:r>
        <w:r w:rsidR="00E31571" w:rsidRPr="00775D7A">
          <w:rPr>
            <w:color w:val="0D0D0D"/>
          </w:rPr>
          <w:t>the</w:t>
        </w:r>
      </w:ins>
      <w:r w:rsidR="00E31571" w:rsidRPr="00775D7A">
        <w:rPr>
          <w:color w:val="0D0D0D"/>
          <w:rPrChange w:id="136" w:author="RE4U SOLUTIONS " w:date="2026-01-21T12:38:00Z" w16du:dateUtc="2026-01-21T07:08:00Z">
            <w:rPr>
              <w:color w:val="0D0D0D"/>
              <w:spacing w:val="40"/>
            </w:rPr>
          </w:rPrChange>
        </w:rPr>
        <w:t xml:space="preserve"> </w:t>
      </w:r>
      <w:r w:rsidR="00E31571" w:rsidRPr="00775D7A">
        <w:rPr>
          <w:color w:val="0D0D0D"/>
        </w:rPr>
        <w:t>molecular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structure,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electronic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structure,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spectroscopic analysis</w:t>
      </w:r>
      <w:ins w:id="137" w:author="RE4U SOLUTIONS " w:date="2026-01-21T12:38:00Z" w16du:dateUtc="2026-01-21T07:08:00Z">
        <w:r w:rsidR="00E31571" w:rsidRPr="00775D7A">
          <w:rPr>
            <w:color w:val="0D0D0D"/>
            <w:spacing w:val="37"/>
          </w:rPr>
          <w:t>,</w:t>
        </w:r>
      </w:ins>
      <w:r w:rsidR="00E31571" w:rsidRPr="00775D7A">
        <w:rPr>
          <w:color w:val="0D0D0D"/>
          <w:spacing w:val="37"/>
        </w:rPr>
        <w:t xml:space="preserve"> </w:t>
      </w:r>
      <w:r w:rsidR="00E31571" w:rsidRPr="00775D7A">
        <w:rPr>
          <w:color w:val="0D0D0D"/>
        </w:rPr>
        <w:t>and</w:t>
      </w:r>
      <w:r w:rsidR="00E31571" w:rsidRPr="00775D7A">
        <w:rPr>
          <w:color w:val="0D0D0D"/>
          <w:spacing w:val="26"/>
        </w:rPr>
        <w:t xml:space="preserve"> </w:t>
      </w:r>
      <w:r w:rsidR="00E31571" w:rsidRPr="00775D7A">
        <w:rPr>
          <w:color w:val="0D0D0D"/>
        </w:rPr>
        <w:t>thermodynamic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properties</w:t>
      </w:r>
      <w:r w:rsidR="00E31571" w:rsidRPr="00775D7A">
        <w:rPr>
          <w:color w:val="0D0D0D"/>
          <w:spacing w:val="40"/>
        </w:rPr>
        <w:t xml:space="preserve"> </w:t>
      </w:r>
      <w:del w:id="138" w:author="RE4U SOLUTIONS " w:date="2026-01-21T12:38:00Z" w16du:dateUtc="2026-01-21T07:08:00Z">
        <w:r w:rsidRPr="00775D7A">
          <w:rPr>
            <w:color w:val="0D0D0D"/>
          </w:rPr>
          <w:delText>have</w:delText>
        </w:r>
      </w:del>
      <w:ins w:id="139" w:author="RE4U SOLUTIONS " w:date="2026-01-21T12:38:00Z" w16du:dateUtc="2026-01-21T07:08:00Z">
        <w:r w:rsidR="00E31571" w:rsidRPr="00775D7A">
          <w:rPr>
            <w:color w:val="0D0D0D"/>
          </w:rPr>
          <w:t>has</w:t>
        </w:r>
      </w:ins>
      <w:r w:rsidR="00E31571" w:rsidRPr="00775D7A">
        <w:rPr>
          <w:color w:val="0D0D0D"/>
          <w:spacing w:val="32"/>
        </w:rPr>
        <w:t xml:space="preserve"> </w:t>
      </w:r>
      <w:r w:rsidR="00E31571" w:rsidRPr="00775D7A">
        <w:rPr>
          <w:color w:val="0D0D0D"/>
        </w:rPr>
        <w:t>been</w:t>
      </w:r>
      <w:r w:rsidR="00E31571" w:rsidRPr="00775D7A">
        <w:rPr>
          <w:color w:val="0D0D0D"/>
          <w:spacing w:val="29"/>
        </w:rPr>
        <w:t xml:space="preserve"> </w:t>
      </w:r>
      <w:r w:rsidR="00E31571" w:rsidRPr="00775D7A">
        <w:rPr>
          <w:color w:val="0D0D0D"/>
        </w:rPr>
        <w:t>performed</w:t>
      </w:r>
      <w:r w:rsidR="00E31571" w:rsidRPr="00775D7A">
        <w:rPr>
          <w:color w:val="0D0D0D"/>
          <w:spacing w:val="36"/>
        </w:rPr>
        <w:t xml:space="preserve"> </w:t>
      </w:r>
      <w:r w:rsidR="00E31571" w:rsidRPr="00775D7A">
        <w:rPr>
          <w:color w:val="0D0D0D"/>
        </w:rPr>
        <w:t>using</w:t>
      </w:r>
      <w:r w:rsidR="00E31571" w:rsidRPr="00775D7A">
        <w:rPr>
          <w:color w:val="0D0D0D"/>
          <w:spacing w:val="29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20"/>
        </w:rPr>
        <w:t xml:space="preserve"> </w:t>
      </w:r>
      <w:r w:rsidR="00E31571" w:rsidRPr="00775D7A">
        <w:rPr>
          <w:color w:val="0D0D0D"/>
        </w:rPr>
        <w:t>B3LYP</w:t>
      </w:r>
      <w:r w:rsidR="00E31571" w:rsidRPr="00775D7A">
        <w:rPr>
          <w:color w:val="424242"/>
        </w:rPr>
        <w:t>/</w:t>
      </w:r>
      <w:r w:rsidR="00E31571" w:rsidRPr="00775D7A">
        <w:rPr>
          <w:color w:val="0D0D0D"/>
        </w:rPr>
        <w:t>6-311++G(</w:t>
      </w:r>
      <w:proofErr w:type="spellStart"/>
      <w:r w:rsidR="00E31571" w:rsidRPr="00775D7A">
        <w:rPr>
          <w:color w:val="0D0D0D"/>
        </w:rPr>
        <w:t>d,p</w:t>
      </w:r>
      <w:proofErr w:type="spellEnd"/>
      <w:r w:rsidR="00E31571" w:rsidRPr="00775D7A">
        <w:rPr>
          <w:color w:val="0D0D0D"/>
        </w:rPr>
        <w:t>)</w:t>
      </w:r>
      <w:r w:rsidR="00E31571" w:rsidRPr="00775D7A">
        <w:rPr>
          <w:color w:val="0D0D0D"/>
          <w:spacing w:val="39"/>
        </w:rPr>
        <w:t xml:space="preserve"> </w:t>
      </w:r>
      <w:r w:rsidR="00E31571" w:rsidRPr="00775D7A">
        <w:rPr>
          <w:color w:val="0D0D0D"/>
        </w:rPr>
        <w:t>basis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set.</w:t>
      </w:r>
      <w:r w:rsidRPr="00775D7A">
        <w:rPr>
          <w:color w:val="0D0D0D"/>
          <w:spacing w:val="40"/>
        </w:rPr>
        <w:t xml:space="preserve"> </w:t>
      </w:r>
      <w:del w:id="140" w:author="RE4U SOLUTIONS " w:date="2026-01-21T12:38:00Z" w16du:dateUtc="2026-01-21T07:08:00Z">
        <w:r w:rsidRPr="00775D7A">
          <w:rPr>
            <w:color w:val="0D0D0D"/>
          </w:rPr>
          <w:delText>So</w:delText>
        </w:r>
      </w:del>
      <w:ins w:id="141" w:author="RE4U SOLUTIONS " w:date="2026-01-21T12:38:00Z" w16du:dateUtc="2026-01-21T07:08:00Z">
        <w:r w:rsidR="00E31571" w:rsidRPr="00775D7A">
          <w:rPr>
            <w:color w:val="0D0D0D"/>
          </w:rPr>
          <w:t>Therefore</w:t>
        </w:r>
      </w:ins>
      <w:r w:rsidR="00E31571" w:rsidRPr="00775D7A">
        <w:rPr>
          <w:color w:val="0D0D0D"/>
        </w:rPr>
        <w:t>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our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objectives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are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to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investigate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optimization energy and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its steps, bond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length,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bond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angle,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dihedral angle,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highest occupied molecular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orbitals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lowest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unoccupied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molecular</w:t>
      </w:r>
      <w:r w:rsidR="00E31571" w:rsidRPr="00775D7A">
        <w:rPr>
          <w:color w:val="0D0D0D"/>
          <w:spacing w:val="40"/>
        </w:rPr>
        <w:t xml:space="preserve"> </w:t>
      </w:r>
      <w:del w:id="142" w:author="RE4U SOLUTIONS " w:date="2026-01-21T12:38:00Z" w16du:dateUtc="2026-01-21T07:08:00Z">
        <w:r w:rsidRPr="00775D7A">
          <w:rPr>
            <w:color w:val="0D0D0D"/>
          </w:rPr>
          <w:delText>orbital</w:delText>
        </w:r>
      </w:del>
      <w:ins w:id="143" w:author="RE4U SOLUTIONS " w:date="2026-01-21T12:38:00Z" w16du:dateUtc="2026-01-21T07:08:00Z">
        <w:r w:rsidR="00E31571" w:rsidRPr="00775D7A">
          <w:rPr>
            <w:color w:val="0D0D0D"/>
          </w:rPr>
          <w:t>orbitals</w:t>
        </w:r>
      </w:ins>
      <w:r w:rsidR="00E31571" w:rsidRPr="00775D7A">
        <w:rPr>
          <w:color w:val="0D0D0D"/>
        </w:rPr>
        <w:t xml:space="preserve"> (HOMO-LUMO), density of states (DOS), global reactivity parameters, Mulliken</w:t>
      </w:r>
      <w:r w:rsidR="00E31571" w:rsidRPr="00775D7A">
        <w:rPr>
          <w:color w:val="0D0D0D"/>
          <w:spacing w:val="38"/>
        </w:rPr>
        <w:t xml:space="preserve"> </w:t>
      </w:r>
      <w:r w:rsidR="00E31571" w:rsidRPr="00775D7A">
        <w:rPr>
          <w:color w:val="0D0D0D"/>
        </w:rPr>
        <w:t>charges,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molecular electrostatic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potential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(MEP),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electrostatic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potential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 xml:space="preserve">(ESP), electron density (ED), vibrational </w:t>
      </w:r>
      <w:del w:id="144" w:author="RE4U SOLUTIONS " w:date="2026-01-21T12:38:00Z" w16du:dateUtc="2026-01-21T07:08:00Z">
        <w:r w:rsidRPr="00775D7A">
          <w:rPr>
            <w:color w:val="0D0D0D"/>
          </w:rPr>
          <w:delText>behaviour</w:delText>
        </w:r>
      </w:del>
      <w:ins w:id="145" w:author="RE4U SOLUTIONS " w:date="2026-01-21T12:38:00Z" w16du:dateUtc="2026-01-21T07:08:00Z">
        <w:r w:rsidR="00E31571" w:rsidRPr="00775D7A">
          <w:rPr>
            <w:color w:val="0D0D0D"/>
          </w:rPr>
          <w:t>behavior,</w:t>
        </w:r>
      </w:ins>
      <w:r w:rsidR="00E31571" w:rsidRPr="00775D7A">
        <w:rPr>
          <w:color w:val="0D0D0D"/>
        </w:rPr>
        <w:t xml:space="preserve"> and thermodynamic parameters of</w:t>
      </w:r>
      <w:r w:rsidR="00E31571" w:rsidRPr="00775D7A">
        <w:rPr>
          <w:color w:val="0D0D0D"/>
          <w:spacing w:val="40"/>
        </w:rPr>
        <w:t xml:space="preserve"> </w:t>
      </w:r>
      <w:del w:id="146" w:author="RE4U SOLUTIONS " w:date="2026-01-21T12:38:00Z" w16du:dateUtc="2026-01-21T07:08:00Z">
        <w:r w:rsidRPr="00775D7A">
          <w:rPr>
            <w:color w:val="0D0D0D"/>
          </w:rPr>
          <w:delText>Cumene</w:delText>
        </w:r>
      </w:del>
      <w:ins w:id="147" w:author="RE4U SOLUTIONS " w:date="2026-01-21T12:38:00Z" w16du:dateUtc="2026-01-21T07:08:00Z">
        <w:r w:rsidR="00E31571" w:rsidRPr="00775D7A">
          <w:rPr>
            <w:color w:val="0D0D0D"/>
          </w:rPr>
          <w:t>cumene</w:t>
        </w:r>
      </w:ins>
      <w:r w:rsidR="00E31571" w:rsidRPr="00775D7A">
        <w:rPr>
          <w:color w:val="0D0D0D"/>
        </w:rPr>
        <w:t xml:space="preserve"> using the</w:t>
      </w:r>
      <w:r w:rsidR="00E31571" w:rsidRPr="00775D7A">
        <w:rPr>
          <w:color w:val="0D0D0D"/>
          <w:spacing w:val="80"/>
        </w:rPr>
        <w:t xml:space="preserve"> </w:t>
      </w:r>
      <w:r w:rsidR="00E31571" w:rsidRPr="00775D7A">
        <w:rPr>
          <w:color w:val="0D0D0D"/>
        </w:rPr>
        <w:t>B3LYP/6-311++G(</w:t>
      </w:r>
      <w:proofErr w:type="spellStart"/>
      <w:r w:rsidR="00E31571" w:rsidRPr="00775D7A">
        <w:rPr>
          <w:color w:val="0D0D0D"/>
        </w:rPr>
        <w:t>d,p</w:t>
      </w:r>
      <w:proofErr w:type="spellEnd"/>
      <w:r w:rsidR="00E31571" w:rsidRPr="00775D7A">
        <w:rPr>
          <w:color w:val="0D0D0D"/>
        </w:rPr>
        <w:t>)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basis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set,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filling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research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gap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identified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in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 literature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review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regarding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calculation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and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analysis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of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these</w:t>
      </w:r>
      <w:r w:rsidR="00E31571" w:rsidRPr="00775D7A">
        <w:rPr>
          <w:color w:val="0D0D0D"/>
          <w:spacing w:val="40"/>
        </w:rPr>
        <w:t xml:space="preserve"> </w:t>
      </w:r>
      <w:r w:rsidR="00E31571" w:rsidRPr="00775D7A">
        <w:rPr>
          <w:color w:val="0D0D0D"/>
        </w:rPr>
        <w:t>properties</w:t>
      </w:r>
      <w:r w:rsidR="00E31571" w:rsidRPr="00775D7A">
        <w:rPr>
          <w:color w:val="424242"/>
        </w:rPr>
        <w:t>.</w:t>
      </w:r>
    </w:p>
    <w:p w14:paraId="4C435EDF" w14:textId="77777777" w:rsidR="00775D7A" w:rsidDel="00F170DF" w:rsidRDefault="00775D7A">
      <w:pPr>
        <w:spacing w:line="360" w:lineRule="auto"/>
        <w:jc w:val="both"/>
        <w:rPr>
          <w:del w:id="148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49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72C866F4" w14:textId="77777777" w:rsidR="00775D7A" w:rsidRPr="00775D7A" w:rsidDel="003E2962" w:rsidRDefault="00775D7A">
      <w:pPr>
        <w:spacing w:line="360" w:lineRule="auto"/>
        <w:jc w:val="both"/>
        <w:rPr>
          <w:ins w:id="150" w:author="RE4U SOLUTIONS " w:date="2026-01-21T12:38:00Z" w16du:dateUtc="2026-01-21T07:08:00Z"/>
          <w:del w:id="151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52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008B8061" w14:textId="77777777" w:rsidR="00775D7A" w:rsidRPr="00775D7A" w:rsidDel="003E2962" w:rsidRDefault="00775D7A">
      <w:pPr>
        <w:spacing w:line="360" w:lineRule="auto"/>
        <w:jc w:val="both"/>
        <w:rPr>
          <w:del w:id="153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54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6B135D9B" w14:textId="77777777" w:rsidR="00775D7A" w:rsidRPr="00775D7A" w:rsidDel="003E2962" w:rsidRDefault="00775D7A">
      <w:pPr>
        <w:spacing w:line="360" w:lineRule="auto"/>
        <w:jc w:val="both"/>
        <w:rPr>
          <w:del w:id="155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56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18006C1A" w14:textId="77777777" w:rsidR="00775D7A" w:rsidDel="003E2962" w:rsidRDefault="00775D7A">
      <w:pPr>
        <w:spacing w:line="360" w:lineRule="auto"/>
        <w:jc w:val="both"/>
        <w:rPr>
          <w:del w:id="157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58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4B575196" w14:textId="77777777" w:rsidR="00775D7A" w:rsidDel="003E2962" w:rsidRDefault="00775D7A">
      <w:pPr>
        <w:spacing w:line="360" w:lineRule="auto"/>
        <w:jc w:val="both"/>
        <w:rPr>
          <w:del w:id="159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60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4135FD66" w14:textId="77777777" w:rsidR="00775D7A" w:rsidDel="003E2962" w:rsidRDefault="00775D7A">
      <w:pPr>
        <w:spacing w:line="360" w:lineRule="auto"/>
        <w:jc w:val="both"/>
        <w:rPr>
          <w:del w:id="161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62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728C2E47" w14:textId="77777777" w:rsidR="00775D7A" w:rsidDel="003E2962" w:rsidRDefault="00775D7A">
      <w:pPr>
        <w:spacing w:line="360" w:lineRule="auto"/>
        <w:jc w:val="both"/>
        <w:rPr>
          <w:del w:id="163" w:author="editor" w:date="2026-01-21T13:07:00Z" w16du:dateUtc="2026-01-21T07:37:00Z"/>
          <w:rFonts w:ascii="Times New Roman" w:hAnsi="Times New Roman" w:cs="Times New Roman"/>
          <w:sz w:val="24"/>
          <w:szCs w:val="24"/>
          <w:lang w:val="en-US"/>
        </w:rPr>
        <w:pPrChange w:id="164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30FC4BAF" w14:textId="77777777" w:rsidR="00775D7A" w:rsidRDefault="00775D7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pPrChange w:id="165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35006386" w14:textId="77777777" w:rsidR="00F170DF" w:rsidRDefault="00F170DF" w:rsidP="00F170DF">
      <w:pPr>
        <w:spacing w:line="360" w:lineRule="auto"/>
        <w:jc w:val="both"/>
        <w:rPr>
          <w:ins w:id="166" w:author="editor" w:date="2026-02-13T15:56:00Z" w16du:dateUtc="2026-02-13T10:26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8A7F74" w14:textId="77777777" w:rsidR="00F170DF" w:rsidRDefault="00F170DF" w:rsidP="00F170DF">
      <w:pPr>
        <w:spacing w:line="360" w:lineRule="auto"/>
        <w:jc w:val="both"/>
        <w:rPr>
          <w:ins w:id="167" w:author="editor" w:date="2026-02-13T15:56:00Z" w16du:dateUtc="2026-02-13T10:26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FEF7DD" w14:textId="77777777" w:rsidR="00F170DF" w:rsidRDefault="00F170DF" w:rsidP="00F170DF">
      <w:pPr>
        <w:spacing w:line="360" w:lineRule="auto"/>
        <w:jc w:val="both"/>
        <w:rPr>
          <w:ins w:id="168" w:author="editor" w:date="2026-02-13T15:56:00Z" w16du:dateUtc="2026-02-13T10:26:00Z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2521E0" w14:textId="63A1D897" w:rsidR="00775D7A" w:rsidRPr="00775D7A" w:rsidRDefault="00775D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pPrChange w:id="169" w:author="editor" w:date="2026-02-13T15:55:00Z" w16du:dateUtc="2026-02-13T10:25:00Z">
          <w:pPr>
            <w:spacing w:line="276" w:lineRule="auto"/>
            <w:jc w:val="both"/>
          </w:pPr>
        </w:pPrChange>
      </w:pPr>
      <w:r w:rsidRPr="00775D7A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DISCUSSION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del w:id="170" w:author="editor" w:date="2026-02-13T15:54:00Z" w16du:dateUtc="2026-02-13T10:24:00Z">
        <w:r w:rsidDel="00F170DF">
          <w:rPr>
            <w:rFonts w:ascii="Times New Roman" w:hAnsi="Times New Roman" w:cs="Times New Roman"/>
            <w:b/>
            <w:bCs/>
            <w:sz w:val="28"/>
            <w:szCs w:val="28"/>
            <w:lang w:val="en-US"/>
          </w:rPr>
          <w:delText>EXCERPT</w:delText>
        </w:r>
      </w:del>
    </w:p>
    <w:p w14:paraId="32B31D52" w14:textId="77777777" w:rsidR="00775D7A" w:rsidRPr="003E2962" w:rsidRDefault="00775D7A">
      <w:pPr>
        <w:pStyle w:val="Heading2"/>
        <w:spacing w:before="2" w:line="360" w:lineRule="auto"/>
        <w:ind w:left="711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  <w:pPrChange w:id="171" w:author="editor" w:date="2026-02-13T15:55:00Z" w16du:dateUtc="2026-02-13T10:25:00Z">
          <w:pPr>
            <w:pStyle w:val="Heading2"/>
            <w:spacing w:before="2" w:line="276" w:lineRule="auto"/>
            <w:ind w:left="711"/>
            <w:jc w:val="both"/>
          </w:pPr>
        </w:pPrChange>
      </w:pPr>
      <w:r w:rsidRPr="003E2962">
        <w:rPr>
          <w:rFonts w:ascii="Times New Roman" w:hAnsi="Times New Roman" w:cs="Times New Roman"/>
          <w:b/>
          <w:bCs/>
          <w:i/>
          <w:iCs/>
          <w:color w:val="0D0D0D"/>
          <w:spacing w:val="-2"/>
          <w:w w:val="105"/>
          <w:sz w:val="24"/>
          <w:szCs w:val="24"/>
        </w:rPr>
        <w:t>Thermodynamic</w:t>
      </w:r>
      <w:r w:rsidRPr="003E2962">
        <w:rPr>
          <w:rFonts w:ascii="Times New Roman" w:hAnsi="Times New Roman" w:cs="Times New Roman"/>
          <w:b/>
          <w:bCs/>
          <w:i/>
          <w:iCs/>
          <w:color w:val="0D0D0D"/>
          <w:w w:val="105"/>
          <w:sz w:val="24"/>
          <w:szCs w:val="24"/>
        </w:rPr>
        <w:t xml:space="preserve"> </w:t>
      </w:r>
      <w:r w:rsidRPr="003E2962">
        <w:rPr>
          <w:rFonts w:ascii="Times New Roman" w:hAnsi="Times New Roman" w:cs="Times New Roman"/>
          <w:b/>
          <w:bCs/>
          <w:i/>
          <w:iCs/>
          <w:color w:val="0D0D0D"/>
          <w:spacing w:val="-2"/>
          <w:w w:val="105"/>
          <w:sz w:val="24"/>
          <w:szCs w:val="24"/>
        </w:rPr>
        <w:t>Parameters</w:t>
      </w:r>
      <w:r w:rsidRPr="003E2962">
        <w:rPr>
          <w:rFonts w:ascii="Times New Roman" w:hAnsi="Times New Roman" w:cs="Times New Roman"/>
          <w:b/>
          <w:bCs/>
          <w:i/>
          <w:iCs/>
          <w:color w:val="0D0D0D"/>
          <w:spacing w:val="-9"/>
          <w:w w:val="105"/>
          <w:sz w:val="24"/>
          <w:szCs w:val="24"/>
        </w:rPr>
        <w:t xml:space="preserve"> </w:t>
      </w:r>
      <w:r w:rsidRPr="003E2962">
        <w:rPr>
          <w:rFonts w:ascii="Times New Roman" w:hAnsi="Times New Roman" w:cs="Times New Roman"/>
          <w:b/>
          <w:bCs/>
          <w:i/>
          <w:iCs/>
          <w:color w:val="0D0D0D"/>
          <w:spacing w:val="-2"/>
          <w:w w:val="105"/>
          <w:sz w:val="24"/>
          <w:szCs w:val="24"/>
        </w:rPr>
        <w:t>Analysis</w:t>
      </w:r>
    </w:p>
    <w:p w14:paraId="1C788FEF" w14:textId="28BF6AE3" w:rsidR="00775D7A" w:rsidRPr="00775D7A" w:rsidRDefault="00E31571">
      <w:pPr>
        <w:pStyle w:val="BodyText"/>
        <w:spacing w:before="144" w:line="360" w:lineRule="auto"/>
        <w:ind w:left="716" w:right="764" w:firstLine="724"/>
        <w:jc w:val="both"/>
        <w:pPrChange w:id="172" w:author="editor" w:date="2026-02-13T15:55:00Z" w16du:dateUtc="2026-02-13T10:25:00Z">
          <w:pPr>
            <w:pStyle w:val="BodyText"/>
            <w:spacing w:before="144" w:line="276" w:lineRule="auto"/>
            <w:ind w:left="716" w:right="764" w:firstLine="724"/>
            <w:jc w:val="both"/>
          </w:pPr>
        </w:pPrChange>
      </w:pPr>
      <w:r w:rsidRPr="00775D7A">
        <w:rPr>
          <w:color w:val="0D0D0D"/>
        </w:rPr>
        <w:t xml:space="preserve">The thermodynamic properties </w:t>
      </w:r>
      <w:del w:id="173" w:author="RE4U SOLUTIONS " w:date="2026-01-21T12:38:00Z" w16du:dateUtc="2026-01-21T07:08:00Z">
        <w:r w:rsidR="00775D7A" w:rsidRPr="00775D7A">
          <w:rPr>
            <w:color w:val="0D0D0D"/>
          </w:rPr>
          <w:delText>are analysed</w:delText>
        </w:r>
      </w:del>
      <w:ins w:id="174" w:author="RE4U SOLUTIONS " w:date="2026-01-21T12:38:00Z" w16du:dateUtc="2026-01-21T07:08:00Z">
        <w:r w:rsidRPr="00775D7A">
          <w:rPr>
            <w:color w:val="0D0D0D"/>
          </w:rPr>
          <w:t>were analyzed</w:t>
        </w:r>
      </w:ins>
      <w:r w:rsidRPr="00775D7A">
        <w:rPr>
          <w:color w:val="0D0D0D"/>
        </w:rPr>
        <w:t xml:space="preserve"> using the thermodynamic</w:t>
      </w:r>
      <w:r w:rsidRPr="00775D7A">
        <w:rPr>
          <w:color w:val="0D0D0D"/>
          <w:spacing w:val="80"/>
        </w:rPr>
        <w:t xml:space="preserve"> </w:t>
      </w:r>
      <w:r w:rsidRPr="00775D7A">
        <w:rPr>
          <w:color w:val="0D0D0D"/>
        </w:rPr>
        <w:t>parameters</w:t>
      </w:r>
      <w:ins w:id="175" w:author="RE4U SOLUTIONS " w:date="2026-01-21T12:38:00Z" w16du:dateUtc="2026-01-21T07:08:00Z">
        <w:r w:rsidRPr="00775D7A">
          <w:rPr>
            <w:color w:val="0D0D0D"/>
            <w:spacing w:val="35"/>
          </w:rPr>
          <w:t>,</w:t>
        </w:r>
      </w:ins>
      <w:r w:rsidRPr="00775D7A">
        <w:rPr>
          <w:color w:val="0D0D0D"/>
          <w:spacing w:val="35"/>
        </w:rPr>
        <w:t xml:space="preserve"> </w:t>
      </w:r>
      <w:r w:rsidRPr="00775D7A">
        <w:rPr>
          <w:color w:val="0D0D0D"/>
        </w:rPr>
        <w:t>and notable thermodynamic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changes</w:t>
      </w:r>
      <w:r w:rsidRPr="00775D7A">
        <w:rPr>
          <w:color w:val="0D0D0D"/>
          <w:spacing w:val="26"/>
        </w:rPr>
        <w:t xml:space="preserve"> </w:t>
      </w:r>
      <w:del w:id="176" w:author="RE4U SOLUTIONS " w:date="2026-01-21T12:38:00Z" w16du:dateUtc="2026-01-21T07:08:00Z">
        <w:r w:rsidR="00775D7A" w:rsidRPr="00775D7A">
          <w:rPr>
            <w:color w:val="0D0D0D"/>
          </w:rPr>
          <w:delText>are seen</w:delText>
        </w:r>
      </w:del>
      <w:ins w:id="177" w:author="RE4U SOLUTIONS " w:date="2026-01-21T12:38:00Z" w16du:dateUtc="2026-01-21T07:08:00Z">
        <w:r w:rsidRPr="00775D7A">
          <w:rPr>
            <w:color w:val="0D0D0D"/>
          </w:rPr>
          <w:t>were observed</w:t>
        </w:r>
      </w:ins>
      <w:r w:rsidRPr="00775D7A">
        <w:rPr>
          <w:color w:val="0D0D0D"/>
        </w:rPr>
        <w:t xml:space="preserve"> in </w:t>
      </w:r>
      <w:del w:id="178" w:author="RE4U SOLUTIONS " w:date="2026-01-21T12:38:00Z" w16du:dateUtc="2026-01-21T07:08:00Z">
        <w:r w:rsidR="00775D7A" w:rsidRPr="00775D7A">
          <w:rPr>
            <w:color w:val="0D0D0D"/>
          </w:rPr>
          <w:delText>its</w:delText>
        </w:r>
      </w:del>
      <w:ins w:id="179" w:author="RE4U SOLUTIONS " w:date="2026-01-21T12:38:00Z" w16du:dateUtc="2026-01-21T07:08:00Z">
        <w:r w:rsidRPr="00775D7A">
          <w:rPr>
            <w:color w:val="0D0D0D"/>
          </w:rPr>
          <w:t>the</w:t>
        </w:r>
      </w:ins>
      <w:r w:rsidRPr="00775D7A">
        <w:rPr>
          <w:color w:val="0D0D0D"/>
        </w:rPr>
        <w:t xml:space="preserve"> structure </w:t>
      </w:r>
      <w:del w:id="180" w:author="RE4U SOLUTIONS " w:date="2026-01-21T12:38:00Z" w16du:dateUtc="2026-01-21T07:08:00Z">
        <w:r w:rsidR="00775D7A" w:rsidRPr="00775D7A">
          <w:rPr>
            <w:color w:val="0D0D0D"/>
          </w:rPr>
          <w:delText>as per the change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 xml:space="preserve">in </w:delText>
        </w:r>
      </w:del>
      <w:ins w:id="181" w:author="RE4U SOLUTIONS " w:date="2026-01-21T12:38:00Z" w16du:dateUtc="2026-01-21T07:08:00Z">
        <w:r w:rsidRPr="00775D7A">
          <w:rPr>
            <w:color w:val="0D0D0D"/>
          </w:rPr>
          <w:t xml:space="preserve">with </w:t>
        </w:r>
      </w:ins>
      <w:r w:rsidRPr="00775D7A">
        <w:rPr>
          <w:color w:val="0D0D0D"/>
        </w:rPr>
        <w:t>temperature.</w:t>
      </w:r>
      <w:r w:rsidR="00775D7A"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 Gaussian DFT B3LYP/6-311++G(d,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p)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basis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set</w:t>
      </w:r>
      <w:ins w:id="182" w:author="RE4U SOLUTIONS " w:date="2026-01-21T12:38:00Z" w16du:dateUtc="2026-01-21T07:08:00Z">
        <w:r w:rsidRPr="00775D7A">
          <w:rPr>
            <w:color w:val="0D0D0D"/>
          </w:rPr>
          <w:t>,</w:t>
        </w:r>
      </w:ins>
      <w:r w:rsidRPr="00775D7A">
        <w:rPr>
          <w:color w:val="0D0D0D"/>
        </w:rPr>
        <w:t xml:space="preserve"> following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proofErr w:type="spellStart"/>
      <w:r w:rsidRPr="00775D7A">
        <w:rPr>
          <w:color w:val="0D0D0D"/>
        </w:rPr>
        <w:t>Moltran</w:t>
      </w:r>
      <w:proofErr w:type="spellEnd"/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software</w:t>
      </w:r>
      <w:ins w:id="183" w:author="RE4U SOLUTIONS " w:date="2026-01-21T12:38:00Z" w16du:dateUtc="2026-01-21T07:08:00Z">
        <w:r w:rsidRPr="00775D7A">
          <w:rPr>
            <w:color w:val="0D0D0D"/>
            <w:spacing w:val="40"/>
          </w:rPr>
          <w:t>,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was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used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to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calculate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thermodynamic properties.</w:t>
      </w:r>
      <w:r w:rsidR="00775D7A"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Figure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9(a)</w:t>
      </w:r>
      <w:r w:rsidRPr="00775D7A">
        <w:rPr>
          <w:color w:val="0D0D0D"/>
          <w:spacing w:val="39"/>
        </w:rPr>
        <w:t xml:space="preserve"> </w:t>
      </w:r>
      <w:del w:id="184" w:author="RE4U SOLUTIONS " w:date="2026-01-21T12:38:00Z" w16du:dateUtc="2026-01-21T07:08:00Z">
        <w:r w:rsidR="00775D7A" w:rsidRPr="00775D7A">
          <w:rPr>
            <w:color w:val="0D0D0D"/>
          </w:rPr>
          <w:delText>represents</w:delText>
        </w:r>
      </w:del>
      <w:ins w:id="185" w:author="RE4U SOLUTIONS " w:date="2026-01-21T12:38:00Z" w16du:dateUtc="2026-01-21T07:08:00Z">
        <w:r w:rsidRPr="00775D7A">
          <w:rPr>
            <w:color w:val="0D0D0D"/>
          </w:rPr>
          <w:t>shows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correlation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graphs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of</w:t>
      </w:r>
      <w:r w:rsidRPr="00775D7A">
        <w:rPr>
          <w:color w:val="0D0D0D"/>
          <w:spacing w:val="40"/>
        </w:rPr>
        <w:t xml:space="preserve"> </w:t>
      </w:r>
      <w:ins w:id="186" w:author="RE4U SOLUTIONS " w:date="2026-01-21T12:38:00Z" w16du:dateUtc="2026-01-21T07:08:00Z">
        <w:r w:rsidRPr="00775D7A">
          <w:rPr>
            <w:color w:val="0D0D0D"/>
          </w:rPr>
          <w:t xml:space="preserve">the </w:t>
        </w:r>
      </w:ins>
      <w:r w:rsidRPr="00775D7A">
        <w:rPr>
          <w:color w:val="0D0D0D"/>
        </w:rPr>
        <w:t>heat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capacity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at constant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volume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(</w:t>
      </w:r>
      <w:proofErr w:type="spellStart"/>
      <w:r w:rsidRPr="00775D7A">
        <w:rPr>
          <w:color w:val="0D0D0D"/>
        </w:rPr>
        <w:t>Cv</w:t>
      </w:r>
      <w:proofErr w:type="spellEnd"/>
      <w:r w:rsidRPr="00775D7A">
        <w:rPr>
          <w:color w:val="0D0D0D"/>
        </w:rPr>
        <w:t>)</w:t>
      </w:r>
      <w:r w:rsidRPr="00775D7A">
        <w:rPr>
          <w:color w:val="0D0D0D"/>
          <w:spacing w:val="37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heat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capacity at constant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pressure (Cp)</w:t>
      </w:r>
      <w:r w:rsidRPr="00775D7A">
        <w:rPr>
          <w:color w:val="0D0D0D"/>
          <w:spacing w:val="37"/>
        </w:rPr>
        <w:t xml:space="preserve"> </w:t>
      </w:r>
      <w:r w:rsidRPr="00775D7A">
        <w:rPr>
          <w:color w:val="0D0D0D"/>
        </w:rPr>
        <w:t>with respect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 xml:space="preserve">to </w:t>
      </w:r>
      <w:ins w:id="187" w:author="RE4U SOLUTIONS " w:date="2026-01-21T12:38:00Z" w16du:dateUtc="2026-01-21T07:08:00Z">
        <w:r w:rsidRPr="00775D7A">
          <w:rPr>
            <w:color w:val="0D0D0D"/>
          </w:rPr>
          <w:t xml:space="preserve">the </w:t>
        </w:r>
      </w:ins>
      <w:r w:rsidRPr="00775D7A">
        <w:rPr>
          <w:color w:val="0D0D0D"/>
        </w:rPr>
        <w:t>temperature</w:t>
      </w:r>
      <w:r w:rsidRPr="00775D7A">
        <w:rPr>
          <w:color w:val="0D0D0D"/>
          <w:spacing w:val="24"/>
        </w:rPr>
        <w:t xml:space="preserve"> </w:t>
      </w:r>
      <w:r w:rsidRPr="00775D7A">
        <w:rPr>
          <w:color w:val="0D0D0D"/>
        </w:rPr>
        <w:t xml:space="preserve">range </w:t>
      </w:r>
      <w:del w:id="188" w:author="RE4U SOLUTIONS " w:date="2026-01-21T12:38:00Z" w16du:dateUtc="2026-01-21T07:08:00Z">
        <w:r w:rsidR="00775D7A" w:rsidRPr="00775D7A">
          <w:rPr>
            <w:color w:val="0D0D0D"/>
          </w:rPr>
          <w:delText>in</w:delText>
        </w:r>
      </w:del>
      <w:ins w:id="189" w:author="RE4U SOLUTIONS " w:date="2026-01-21T12:38:00Z" w16du:dateUtc="2026-01-21T07:08:00Z">
        <w:r w:rsidRPr="00775D7A">
          <w:rPr>
            <w:color w:val="0D0D0D"/>
          </w:rPr>
          <w:t>of</w:t>
        </w:r>
      </w:ins>
      <w:r w:rsidRPr="00775D7A">
        <w:rPr>
          <w:color w:val="0D0D0D"/>
        </w:rPr>
        <w:t xml:space="preserve"> 50</w:t>
      </w:r>
      <w:del w:id="190" w:author="RE4U SOLUTIONS " w:date="2026-01-21T12:38:00Z" w16du:dateUtc="2026-01-21T07:08:00Z">
        <w:r w:rsidR="00775D7A" w:rsidRPr="00775D7A">
          <w:rPr>
            <w:color w:val="0D0D0D"/>
          </w:rPr>
          <w:delText xml:space="preserve"> K- </w:delText>
        </w:r>
      </w:del>
      <w:ins w:id="191" w:author="RE4U SOLUTIONS " w:date="2026-01-21T12:38:00Z" w16du:dateUtc="2026-01-21T07:08:00Z">
        <w:r w:rsidRPr="00775D7A">
          <w:rPr>
            <w:color w:val="0D0D0D"/>
          </w:rPr>
          <w:t>–</w:t>
        </w:r>
      </w:ins>
      <w:r w:rsidRPr="00775D7A">
        <w:rPr>
          <w:color w:val="0D0D0D"/>
        </w:rPr>
        <w:t xml:space="preserve">500 K. It shows that </w:t>
      </w:r>
      <w:del w:id="192" w:author="RE4U SOLUTIONS " w:date="2026-01-21T12:38:00Z" w16du:dateUtc="2026-01-21T07:08:00Z">
        <w:r w:rsidR="00775D7A" w:rsidRPr="00775D7A">
          <w:rPr>
            <w:color w:val="0D0D0D"/>
          </w:rPr>
          <w:delText xml:space="preserve">the </w:delText>
        </w:r>
      </w:del>
      <w:proofErr w:type="spellStart"/>
      <w:r w:rsidRPr="00775D7A">
        <w:rPr>
          <w:color w:val="0D0D0D"/>
        </w:rPr>
        <w:t>Cv</w:t>
      </w:r>
      <w:proofErr w:type="spellEnd"/>
      <w:r w:rsidRPr="00775D7A">
        <w:rPr>
          <w:color w:val="0D0D0D"/>
        </w:rPr>
        <w:t xml:space="preserve"> and Cp increase </w:t>
      </w:r>
      <w:del w:id="193" w:author="RE4U SOLUTIONS " w:date="2026-01-21T12:38:00Z" w16du:dateUtc="2026-01-21T07:08:00Z">
        <w:r w:rsidR="00775D7A" w:rsidRPr="00775D7A">
          <w:rPr>
            <w:color w:val="0D0D0D"/>
          </w:rPr>
          <w:delText xml:space="preserve">along </w:delText>
        </w:r>
      </w:del>
      <w:r w:rsidRPr="00775D7A">
        <w:rPr>
          <w:color w:val="0D0D0D"/>
        </w:rPr>
        <w:t xml:space="preserve">with </w:t>
      </w:r>
      <w:del w:id="194" w:author="RE4U SOLUTIONS " w:date="2026-01-21T12:38:00Z" w16du:dateUtc="2026-01-21T07:08:00Z">
        <w:r w:rsidR="00775D7A" w:rsidRPr="00775D7A">
          <w:rPr>
            <w:color w:val="0D0D0D"/>
          </w:rPr>
          <w:delText>the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increase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in</w:delText>
        </w:r>
      </w:del>
      <w:ins w:id="195" w:author="RE4U SOLUTIONS " w:date="2026-01-21T12:38:00Z" w16du:dateUtc="2026-01-21T07:08:00Z">
        <w:r w:rsidRPr="00775D7A">
          <w:rPr>
            <w:color w:val="0D0D0D"/>
          </w:rPr>
          <w:t>increasing</w:t>
        </w:r>
      </w:ins>
      <w:r w:rsidRPr="00775D7A">
        <w:rPr>
          <w:color w:val="0D0D0D"/>
          <w:spacing w:val="37"/>
        </w:rPr>
        <w:t xml:space="preserve"> </w:t>
      </w:r>
      <w:r w:rsidRPr="00775D7A">
        <w:rPr>
          <w:color w:val="0D0D0D"/>
        </w:rPr>
        <w:t>temperature.</w:t>
      </w:r>
      <w:r w:rsidR="00775D7A" w:rsidRPr="00775D7A">
        <w:rPr>
          <w:color w:val="0D0D0D"/>
          <w:spacing w:val="40"/>
        </w:rPr>
        <w:t xml:space="preserve"> </w:t>
      </w:r>
      <w:r w:rsidR="00775D7A" w:rsidRPr="00775D7A">
        <w:rPr>
          <w:color w:val="0D0D0D"/>
        </w:rPr>
        <w:t>Figure</w:t>
      </w:r>
      <w:r w:rsidR="00775D7A" w:rsidRPr="00775D7A">
        <w:rPr>
          <w:color w:val="0D0D0D"/>
          <w:spacing w:val="40"/>
        </w:rPr>
        <w:t xml:space="preserve"> </w:t>
      </w:r>
      <w:r w:rsidR="00775D7A" w:rsidRPr="00775D7A">
        <w:rPr>
          <w:color w:val="0D0D0D"/>
        </w:rPr>
        <w:t>9(b)</w:t>
      </w:r>
      <w:r w:rsidR="00775D7A" w:rsidRPr="00775D7A">
        <w:rPr>
          <w:color w:val="0D0D0D"/>
          <w:spacing w:val="37"/>
        </w:rPr>
        <w:t xml:space="preserve"> </w:t>
      </w:r>
      <w:r w:rsidR="00775D7A" w:rsidRPr="00775D7A">
        <w:rPr>
          <w:color w:val="0D0D0D"/>
        </w:rPr>
        <w:t>represents</w:t>
      </w:r>
      <w:r w:rsidR="00775D7A" w:rsidRPr="00775D7A">
        <w:rPr>
          <w:color w:val="0D0D0D"/>
          <w:spacing w:val="40"/>
        </w:rPr>
        <w:t xml:space="preserve"> </w:t>
      </w:r>
      <w:r w:rsidR="00775D7A" w:rsidRPr="00775D7A">
        <w:rPr>
          <w:color w:val="0D0D0D"/>
        </w:rPr>
        <w:t>the</w:t>
      </w:r>
      <w:r w:rsidR="00775D7A" w:rsidRPr="00775D7A">
        <w:rPr>
          <w:color w:val="0D0D0D"/>
          <w:spacing w:val="40"/>
        </w:rPr>
        <w:t xml:space="preserve"> </w:t>
      </w:r>
      <w:r w:rsidR="00775D7A" w:rsidRPr="00775D7A">
        <w:rPr>
          <w:color w:val="0D0D0D"/>
        </w:rPr>
        <w:t>graphs</w:t>
      </w:r>
      <w:r w:rsidR="00775D7A" w:rsidRPr="00775D7A">
        <w:rPr>
          <w:color w:val="0D0D0D"/>
          <w:spacing w:val="40"/>
        </w:rPr>
        <w:t xml:space="preserve"> </w:t>
      </w:r>
      <w:r w:rsidR="00775D7A" w:rsidRPr="00775D7A">
        <w:rPr>
          <w:color w:val="0D0D0D"/>
        </w:rPr>
        <w:t>of</w:t>
      </w:r>
      <w:r w:rsidR="00775D7A" w:rsidRPr="00775D7A">
        <w:rPr>
          <w:color w:val="0D0D0D"/>
          <w:spacing w:val="37"/>
        </w:rPr>
        <w:t xml:space="preserve"> </w:t>
      </w:r>
      <w:r w:rsidR="00775D7A" w:rsidRPr="00775D7A">
        <w:rPr>
          <w:color w:val="0D0D0D"/>
        </w:rPr>
        <w:t>internal</w:t>
      </w:r>
      <w:r w:rsidR="00775D7A" w:rsidRPr="00775D7A">
        <w:rPr>
          <w:color w:val="0D0D0D"/>
          <w:spacing w:val="36"/>
        </w:rPr>
        <w:t xml:space="preserve"> </w:t>
      </w:r>
      <w:r w:rsidR="00775D7A" w:rsidRPr="00775D7A">
        <w:rPr>
          <w:color w:val="0D0D0D"/>
        </w:rPr>
        <w:t>energy</w:t>
      </w:r>
    </w:p>
    <w:p w14:paraId="58367FB1" w14:textId="103DA3CE" w:rsidR="00775D7A" w:rsidRPr="00775D7A" w:rsidRDefault="00E31571">
      <w:pPr>
        <w:pStyle w:val="BodyText"/>
        <w:spacing w:before="1" w:line="360" w:lineRule="auto"/>
        <w:ind w:left="716" w:right="805"/>
        <w:jc w:val="both"/>
        <w:pPrChange w:id="196" w:author="editor" w:date="2026-02-13T15:55:00Z" w16du:dateUtc="2026-02-13T10:25:00Z">
          <w:pPr>
            <w:pStyle w:val="BodyText"/>
            <w:spacing w:before="1" w:line="276" w:lineRule="auto"/>
            <w:ind w:left="716" w:right="805"/>
            <w:jc w:val="both"/>
          </w:pPr>
        </w:pPrChange>
      </w:pPr>
      <w:r w:rsidRPr="00775D7A">
        <w:rPr>
          <w:color w:val="0D0D0D"/>
        </w:rPr>
        <w:t>(U) and</w:t>
      </w:r>
      <w:r w:rsidRPr="00775D7A">
        <w:rPr>
          <w:color w:val="0D0D0D"/>
          <w:spacing w:val="23"/>
        </w:rPr>
        <w:t xml:space="preserve"> </w:t>
      </w:r>
      <w:r w:rsidRPr="00775D7A">
        <w:rPr>
          <w:color w:val="0D0D0D"/>
        </w:rPr>
        <w:t>enthalpy (H)</w:t>
      </w:r>
      <w:r w:rsidRPr="00775D7A">
        <w:rPr>
          <w:color w:val="0D0D0D"/>
          <w:spacing w:val="27"/>
        </w:rPr>
        <w:t xml:space="preserve"> </w:t>
      </w:r>
      <w:r w:rsidRPr="00775D7A">
        <w:rPr>
          <w:color w:val="0D0D0D"/>
        </w:rPr>
        <w:t>with respect to temperature</w:t>
      </w:r>
      <w:r w:rsidRPr="00775D7A">
        <w:rPr>
          <w:color w:val="0D0D0D"/>
          <w:spacing w:val="27"/>
        </w:rPr>
        <w:t xml:space="preserve"> </w:t>
      </w:r>
      <w:r w:rsidRPr="00775D7A">
        <w:rPr>
          <w:color w:val="0D0D0D"/>
        </w:rPr>
        <w:t>in</w:t>
      </w:r>
      <w:r w:rsidRPr="00775D7A">
        <w:rPr>
          <w:color w:val="0D0D0D"/>
          <w:spacing w:val="22"/>
        </w:rPr>
        <w:t xml:space="preserve"> </w:t>
      </w:r>
      <w:r w:rsidRPr="00775D7A">
        <w:rPr>
          <w:color w:val="0D0D0D"/>
        </w:rPr>
        <w:t xml:space="preserve">the range </w:t>
      </w:r>
      <w:ins w:id="197" w:author="RE4U SOLUTIONS " w:date="2026-01-21T12:38:00Z" w16du:dateUtc="2026-01-21T07:08:00Z">
        <w:r w:rsidRPr="00775D7A">
          <w:rPr>
            <w:color w:val="0D0D0D"/>
          </w:rPr>
          <w:t xml:space="preserve">of </w:t>
        </w:r>
      </w:ins>
      <w:r w:rsidRPr="00775D7A">
        <w:rPr>
          <w:color w:val="0D0D0D"/>
        </w:rPr>
        <w:t>50</w:t>
      </w:r>
      <w:del w:id="198" w:author="RE4U SOLUTIONS " w:date="2026-01-21T12:38:00Z" w16du:dateUtc="2026-01-21T07:08:00Z">
        <w:r w:rsidR="00775D7A" w:rsidRPr="00775D7A">
          <w:rPr>
            <w:color w:val="0D0D0D"/>
          </w:rPr>
          <w:delText xml:space="preserve"> K -</w:delText>
        </w:r>
        <w:r w:rsidR="00775D7A" w:rsidRPr="00775D7A">
          <w:rPr>
            <w:color w:val="0D0D0D"/>
            <w:spacing w:val="23"/>
          </w:rPr>
          <w:delText xml:space="preserve"> </w:delText>
        </w:r>
      </w:del>
      <w:ins w:id="199" w:author="RE4U SOLUTIONS " w:date="2026-01-21T12:38:00Z" w16du:dateUtc="2026-01-21T07:08:00Z">
        <w:r w:rsidRPr="00775D7A">
          <w:rPr>
            <w:color w:val="0D0D0D"/>
          </w:rPr>
          <w:t>–</w:t>
        </w:r>
      </w:ins>
      <w:r w:rsidRPr="00775D7A">
        <w:rPr>
          <w:color w:val="0D0D0D"/>
        </w:rPr>
        <w:t>500</w:t>
      </w:r>
      <w:r w:rsidRPr="00775D7A">
        <w:rPr>
          <w:color w:val="0D0D0D"/>
          <w:spacing w:val="23"/>
        </w:rPr>
        <w:t xml:space="preserve"> </w:t>
      </w:r>
      <w:r w:rsidRPr="00775D7A">
        <w:rPr>
          <w:color w:val="0D0D0D"/>
        </w:rPr>
        <w:t>K. This Figure shows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that U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37"/>
        </w:rPr>
        <w:t xml:space="preserve"> </w:t>
      </w:r>
      <w:r w:rsidRPr="00775D7A">
        <w:rPr>
          <w:color w:val="0D0D0D"/>
        </w:rPr>
        <w:t>H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also</w:t>
      </w:r>
      <w:r w:rsidRPr="00775D7A">
        <w:rPr>
          <w:color w:val="0D0D0D"/>
          <w:spacing w:val="37"/>
        </w:rPr>
        <w:t xml:space="preserve"> </w:t>
      </w:r>
      <w:r w:rsidRPr="00775D7A">
        <w:rPr>
          <w:color w:val="0D0D0D"/>
        </w:rPr>
        <w:t xml:space="preserve">increase </w:t>
      </w:r>
      <w:del w:id="200" w:author="RE4U SOLUTIONS " w:date="2026-01-21T12:38:00Z" w16du:dateUtc="2026-01-21T07:08:00Z">
        <w:r w:rsidR="00775D7A" w:rsidRPr="00775D7A">
          <w:rPr>
            <w:color w:val="0D0D0D"/>
          </w:rPr>
          <w:delText>along</w:delText>
        </w:r>
        <w:r w:rsidR="00775D7A" w:rsidRPr="00775D7A">
          <w:rPr>
            <w:color w:val="0D0D0D"/>
            <w:spacing w:val="37"/>
          </w:rPr>
          <w:delText xml:space="preserve"> </w:delText>
        </w:r>
      </w:del>
      <w:r w:rsidRPr="00775D7A">
        <w:rPr>
          <w:color w:val="0D0D0D"/>
        </w:rPr>
        <w:t xml:space="preserve">with </w:t>
      </w:r>
      <w:del w:id="201" w:author="RE4U SOLUTIONS " w:date="2026-01-21T12:38:00Z" w16du:dateUtc="2026-01-21T07:08:00Z">
        <w:r w:rsidR="00775D7A" w:rsidRPr="00775D7A">
          <w:rPr>
            <w:color w:val="0D0D0D"/>
          </w:rPr>
          <w:delText>the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increase in</w:delText>
        </w:r>
      </w:del>
      <w:ins w:id="202" w:author="RE4U SOLUTIONS " w:date="2026-01-21T12:38:00Z" w16du:dateUtc="2026-01-21T07:08:00Z">
        <w:r w:rsidRPr="00775D7A">
          <w:rPr>
            <w:color w:val="0D0D0D"/>
          </w:rPr>
          <w:t>increasing</w:t>
        </w:r>
      </w:ins>
      <w:r w:rsidRPr="00775D7A">
        <w:rPr>
          <w:color w:val="0D0D0D"/>
        </w:rPr>
        <w:t xml:space="preserve"> temperature starting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from</w:t>
      </w:r>
      <w:r w:rsidRPr="00775D7A">
        <w:rPr>
          <w:color w:val="0D0D0D"/>
          <w:spacing w:val="37"/>
        </w:rPr>
        <w:t xml:space="preserve"> </w:t>
      </w:r>
      <w:del w:id="203" w:author="RE4U SOLUTIONS " w:date="2026-01-21T12:38:00Z" w16du:dateUtc="2026-01-21T07:08:00Z">
        <w:r w:rsidR="00775D7A" w:rsidRPr="00775D7A">
          <w:rPr>
            <w:color w:val="0D0D0D"/>
          </w:rPr>
          <w:delText>50K</w:delText>
        </w:r>
      </w:del>
      <w:ins w:id="204" w:author="RE4U SOLUTIONS " w:date="2026-01-21T12:38:00Z" w16du:dateUtc="2026-01-21T07:08:00Z">
        <w:r w:rsidRPr="00775D7A">
          <w:rPr>
            <w:color w:val="0D0D0D"/>
          </w:rPr>
          <w:t>50 K</w:t>
        </w:r>
      </w:ins>
      <w:r w:rsidRPr="00775D7A">
        <w:rPr>
          <w:color w:val="0D0D0D"/>
        </w:rPr>
        <w:t>.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Figure</w:t>
      </w:r>
      <w:r w:rsidRPr="00775D7A">
        <w:rPr>
          <w:color w:val="0D0D0D"/>
          <w:spacing w:val="37"/>
        </w:rPr>
        <w:t xml:space="preserve"> </w:t>
      </w:r>
      <w:r w:rsidRPr="00775D7A">
        <w:rPr>
          <w:color w:val="0D0D0D"/>
        </w:rPr>
        <w:t>9(c)</w:t>
      </w:r>
      <w:r w:rsidRPr="00775D7A">
        <w:rPr>
          <w:color w:val="0D0D0D"/>
          <w:spacing w:val="40"/>
        </w:rPr>
        <w:t xml:space="preserve"> </w:t>
      </w:r>
      <w:del w:id="205" w:author="RE4U SOLUTIONS " w:date="2026-01-21T12:38:00Z" w16du:dateUtc="2026-01-21T07:08:00Z">
        <w:r w:rsidR="00775D7A" w:rsidRPr="00775D7A">
          <w:rPr>
            <w:color w:val="0D0D0D"/>
          </w:rPr>
          <w:delText>represents</w:delText>
        </w:r>
      </w:del>
      <w:ins w:id="206" w:author="RE4U SOLUTIONS " w:date="2026-01-21T12:38:00Z" w16du:dateUtc="2026-01-21T07:08:00Z">
        <w:r w:rsidRPr="00775D7A">
          <w:rPr>
            <w:color w:val="0D0D0D"/>
          </w:rPr>
          <w:t>shows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37"/>
        </w:rPr>
        <w:t xml:space="preserve"> </w:t>
      </w:r>
      <w:r w:rsidRPr="00775D7A">
        <w:rPr>
          <w:color w:val="0D0D0D"/>
        </w:rPr>
        <w:t>graphs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of</w:t>
      </w:r>
      <w:r w:rsidRPr="00775D7A">
        <w:rPr>
          <w:color w:val="0D0D0D"/>
          <w:spacing w:val="33"/>
        </w:rPr>
        <w:t xml:space="preserve"> </w:t>
      </w:r>
      <w:r w:rsidRPr="00775D7A">
        <w:rPr>
          <w:color w:val="0D0D0D"/>
        </w:rPr>
        <w:t>entropy</w:t>
      </w:r>
      <w:r w:rsidRPr="00775D7A">
        <w:rPr>
          <w:color w:val="0D0D0D"/>
          <w:spacing w:val="33"/>
        </w:rPr>
        <w:t xml:space="preserve"> </w:t>
      </w:r>
      <w:r w:rsidRPr="00775D7A">
        <w:rPr>
          <w:color w:val="0D0D0D"/>
        </w:rPr>
        <w:t>(S)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and</w:t>
      </w:r>
      <w:r w:rsidRPr="00775D7A">
        <w:rPr>
          <w:color w:val="0D0D0D"/>
          <w:spacing w:val="40"/>
        </w:rPr>
        <w:t xml:space="preserve"> </w:t>
      </w:r>
      <w:del w:id="207" w:author="RE4U SOLUTIONS " w:date="2026-01-21T12:38:00Z" w16du:dateUtc="2026-01-21T07:08:00Z">
        <w:r w:rsidR="00775D7A" w:rsidRPr="00775D7A">
          <w:rPr>
            <w:color w:val="0D0D0D"/>
          </w:rPr>
          <w:delText>Gibb's</w:delText>
        </w:r>
      </w:del>
      <w:ins w:id="208" w:author="RE4U SOLUTIONS " w:date="2026-01-21T12:38:00Z" w16du:dateUtc="2026-01-21T07:08:00Z">
        <w:r w:rsidRPr="00775D7A">
          <w:rPr>
            <w:color w:val="0D0D0D"/>
          </w:rPr>
          <w:t>Gibbs</w:t>
        </w:r>
      </w:ins>
      <w:r w:rsidRPr="00775D7A">
        <w:rPr>
          <w:color w:val="0D0D0D"/>
        </w:rPr>
        <w:t xml:space="preserve"> free</w:t>
      </w:r>
      <w:r w:rsidRPr="00775D7A">
        <w:rPr>
          <w:color w:val="0D0D0D"/>
          <w:spacing w:val="21"/>
        </w:rPr>
        <w:t xml:space="preserve"> </w:t>
      </w:r>
      <w:r w:rsidRPr="00775D7A">
        <w:rPr>
          <w:color w:val="0D0D0D"/>
        </w:rPr>
        <w:t>energy (G)</w:t>
      </w:r>
      <w:r w:rsidRPr="00775D7A">
        <w:rPr>
          <w:color w:val="0D0D0D"/>
          <w:spacing w:val="22"/>
        </w:rPr>
        <w:t xml:space="preserve"> </w:t>
      </w:r>
      <w:r w:rsidRPr="00775D7A">
        <w:rPr>
          <w:color w:val="0D0D0D"/>
        </w:rPr>
        <w:t>with respect</w:t>
      </w:r>
      <w:r w:rsidRPr="00775D7A">
        <w:rPr>
          <w:color w:val="0D0D0D"/>
          <w:spacing w:val="21"/>
        </w:rPr>
        <w:t xml:space="preserve"> </w:t>
      </w:r>
      <w:r w:rsidRPr="00775D7A">
        <w:rPr>
          <w:color w:val="0D0D0D"/>
        </w:rPr>
        <w:t>to temperature</w:t>
      </w:r>
      <w:r w:rsidRPr="00775D7A">
        <w:rPr>
          <w:color w:val="0D0D0D"/>
          <w:spacing w:val="21"/>
        </w:rPr>
        <w:t xml:space="preserve"> </w:t>
      </w:r>
      <w:del w:id="209" w:author="RE4U SOLUTIONS " w:date="2026-01-21T12:38:00Z" w16du:dateUtc="2026-01-21T07:08:00Z">
        <w:r w:rsidR="00775D7A" w:rsidRPr="00775D7A">
          <w:rPr>
            <w:color w:val="0D0D0D"/>
          </w:rPr>
          <w:delText>with</w:delText>
        </w:r>
      </w:del>
      <w:ins w:id="210" w:author="RE4U SOLUTIONS " w:date="2026-01-21T12:38:00Z" w16du:dateUtc="2026-01-21T07:08:00Z">
        <w:r w:rsidRPr="00775D7A">
          <w:rPr>
            <w:color w:val="0D0D0D"/>
          </w:rPr>
          <w:t>in</w:t>
        </w:r>
      </w:ins>
      <w:r w:rsidRPr="00775D7A">
        <w:rPr>
          <w:color w:val="0D0D0D"/>
          <w:spacing w:val="22"/>
        </w:rPr>
        <w:t xml:space="preserve"> </w:t>
      </w:r>
      <w:r w:rsidRPr="00775D7A">
        <w:rPr>
          <w:color w:val="0D0D0D"/>
        </w:rPr>
        <w:t>the range of 50</w:t>
      </w:r>
      <w:del w:id="211" w:author="RE4U SOLUTIONS " w:date="2026-01-21T12:38:00Z" w16du:dateUtc="2026-01-21T07:08:00Z">
        <w:r w:rsidR="00775D7A" w:rsidRPr="00775D7A">
          <w:rPr>
            <w:color w:val="0D0D0D"/>
          </w:rPr>
          <w:delText xml:space="preserve"> K- </w:delText>
        </w:r>
      </w:del>
      <w:ins w:id="212" w:author="RE4U SOLUTIONS " w:date="2026-01-21T12:38:00Z" w16du:dateUtc="2026-01-21T07:08:00Z">
        <w:r w:rsidRPr="00775D7A">
          <w:rPr>
            <w:color w:val="0D0D0D"/>
          </w:rPr>
          <w:t>–</w:t>
        </w:r>
      </w:ins>
      <w:r w:rsidRPr="00775D7A">
        <w:rPr>
          <w:color w:val="0D0D0D"/>
        </w:rPr>
        <w:t>500 K. In this Figure,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also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increases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with </w:t>
      </w:r>
      <w:del w:id="213" w:author="RE4U SOLUTIONS " w:date="2026-01-21T12:38:00Z" w16du:dateUtc="2026-01-21T07:08:00Z">
        <w:r w:rsidR="00775D7A" w:rsidRPr="00775D7A">
          <w:rPr>
            <w:color w:val="0D0D0D"/>
          </w:rPr>
          <w:delText>increase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in</w:delText>
        </w:r>
      </w:del>
      <w:ins w:id="214" w:author="RE4U SOLUTIONS " w:date="2026-01-21T12:38:00Z" w16du:dateUtc="2026-01-21T07:08:00Z">
        <w:r w:rsidRPr="00775D7A">
          <w:rPr>
            <w:color w:val="0D0D0D"/>
          </w:rPr>
          <w:t>increasing</w:t>
        </w:r>
      </w:ins>
      <w:r w:rsidRPr="00775D7A">
        <w:rPr>
          <w:color w:val="0D0D0D"/>
        </w:rPr>
        <w:t xml:space="preserve"> temperature</w:t>
      </w:r>
      <w:r w:rsidRPr="00775D7A">
        <w:rPr>
          <w:color w:val="3E3E3E"/>
        </w:rPr>
        <w:t>.</w:t>
      </w:r>
      <w:r w:rsidR="00775D7A" w:rsidRPr="00775D7A">
        <w:rPr>
          <w:color w:val="3E3E3E"/>
        </w:rPr>
        <w:t xml:space="preserve"> </w:t>
      </w:r>
      <w:r w:rsidRPr="00775D7A">
        <w:rPr>
          <w:color w:val="0D0D0D"/>
        </w:rPr>
        <w:t>However,</w:t>
      </w:r>
      <w:del w:id="215" w:author="RE4U SOLUTIONS " w:date="2026-01-21T12:38:00Z" w16du:dateUtc="2026-01-21T07:08:00Z"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the</w:delText>
        </w:r>
      </w:del>
      <w:r w:rsidRPr="00775D7A">
        <w:rPr>
          <w:color w:val="0D0D0D"/>
          <w:spacing w:val="40"/>
          <w:rPrChange w:id="216" w:author="RE4U SOLUTIONS " w:date="2026-01-21T12:38:00Z" w16du:dateUtc="2026-01-21T07:08:00Z">
            <w:rPr>
              <w:color w:val="0D0D0D"/>
              <w:spacing w:val="37"/>
            </w:rPr>
          </w:rPrChange>
        </w:rPr>
        <w:t xml:space="preserve"> </w:t>
      </w:r>
      <w:r w:rsidRPr="00775D7A">
        <w:rPr>
          <w:color w:val="0D0D0D"/>
        </w:rPr>
        <w:t>G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decreases relentlessly as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it depends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upon Sand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Hof the system that shows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the amount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of useful</w:t>
      </w:r>
      <w:r w:rsidRPr="00775D7A">
        <w:rPr>
          <w:color w:val="0D0D0D"/>
          <w:spacing w:val="28"/>
        </w:rPr>
        <w:t xml:space="preserve"> </w:t>
      </w:r>
      <w:r w:rsidRPr="00775D7A">
        <w:rPr>
          <w:color w:val="0D0D0D"/>
        </w:rPr>
        <w:t>work</w:t>
      </w:r>
      <w:r w:rsidRPr="00775D7A">
        <w:rPr>
          <w:color w:val="0D0D0D"/>
          <w:spacing w:val="30"/>
        </w:rPr>
        <w:t xml:space="preserve"> </w:t>
      </w:r>
      <w:r w:rsidRPr="00775D7A">
        <w:rPr>
          <w:color w:val="0D0D0D"/>
        </w:rPr>
        <w:t>with</w:t>
      </w:r>
      <w:r w:rsidRPr="00775D7A">
        <w:rPr>
          <w:color w:val="0D0D0D"/>
          <w:spacing w:val="29"/>
        </w:rPr>
        <w:t xml:space="preserve"> </w:t>
      </w:r>
      <w:r w:rsidRPr="00775D7A">
        <w:rPr>
          <w:color w:val="0D0D0D"/>
        </w:rPr>
        <w:t>respect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to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temperature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where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its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maximum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value</w:t>
      </w:r>
      <w:r w:rsidRPr="00775D7A">
        <w:rPr>
          <w:color w:val="0D0D0D"/>
          <w:spacing w:val="34"/>
        </w:rPr>
        <w:t xml:space="preserve"> </w:t>
      </w:r>
      <w:r w:rsidRPr="00775D7A">
        <w:rPr>
          <w:color w:val="0D0D0D"/>
        </w:rPr>
        <w:t>was</w:t>
      </w:r>
      <w:r w:rsidRPr="00775D7A">
        <w:rPr>
          <w:color w:val="0D0D0D"/>
          <w:spacing w:val="38"/>
        </w:rPr>
        <w:t xml:space="preserve"> </w:t>
      </w:r>
      <w:r w:rsidRPr="00775D7A">
        <w:rPr>
          <w:color w:val="0D0D0D"/>
        </w:rPr>
        <w:t>recorded at 50 K with the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value of 481.445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kJ/mol and minimum at the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maximum temperature</w:t>
      </w:r>
      <w:r w:rsidRPr="00775D7A">
        <w:rPr>
          <w:color w:val="0D0D0D"/>
          <w:spacing w:val="32"/>
        </w:rPr>
        <w:t xml:space="preserve"> </w:t>
      </w:r>
      <w:r w:rsidRPr="00775D7A">
        <w:rPr>
          <w:color w:val="0D0D0D"/>
        </w:rPr>
        <w:t>500</w:t>
      </w:r>
      <w:r w:rsidRPr="00775D7A">
        <w:rPr>
          <w:color w:val="0D0D0D"/>
          <w:spacing w:val="35"/>
        </w:rPr>
        <w:t xml:space="preserve"> </w:t>
      </w:r>
      <w:r w:rsidRPr="00775D7A">
        <w:rPr>
          <w:color w:val="0D0D0D"/>
        </w:rPr>
        <w:t>K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with</w:t>
      </w:r>
      <w:r w:rsidRPr="00775D7A">
        <w:rPr>
          <w:color w:val="0D0D0D"/>
          <w:spacing w:val="28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value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of</w:t>
      </w:r>
      <w:r w:rsidRPr="00775D7A">
        <w:rPr>
          <w:color w:val="0D0D0D"/>
          <w:spacing w:val="28"/>
        </w:rPr>
        <w:t xml:space="preserve"> </w:t>
      </w:r>
      <w:r w:rsidRPr="00775D7A">
        <w:rPr>
          <w:color w:val="0D0D0D"/>
        </w:rPr>
        <w:t>307.166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kJ/mol.</w:t>
      </w:r>
      <w:r w:rsidR="00775D7A" w:rsidRPr="00775D7A">
        <w:rPr>
          <w:color w:val="0D0D0D"/>
          <w:spacing w:val="8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32"/>
        </w:rPr>
        <w:t xml:space="preserve"> </w:t>
      </w:r>
      <w:r w:rsidRPr="00775D7A">
        <w:rPr>
          <w:color w:val="0D0D0D"/>
        </w:rPr>
        <w:t>correlation</w:t>
      </w:r>
      <w:r w:rsidRPr="00775D7A">
        <w:rPr>
          <w:color w:val="0D0D0D"/>
          <w:spacing w:val="28"/>
        </w:rPr>
        <w:t xml:space="preserve"> </w:t>
      </w:r>
      <w:r w:rsidRPr="00775D7A">
        <w:rPr>
          <w:color w:val="0D0D0D"/>
        </w:rPr>
        <w:t>plot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of</w:t>
      </w:r>
      <w:r w:rsidRPr="00775D7A">
        <w:rPr>
          <w:color w:val="0D0D0D"/>
          <w:spacing w:val="28"/>
        </w:rPr>
        <w:t xml:space="preserve"> </w:t>
      </w:r>
      <w:r w:rsidRPr="00775D7A">
        <w:rPr>
          <w:color w:val="0D0D0D"/>
        </w:rPr>
        <w:t>G and S shows</w:t>
      </w:r>
      <w:r w:rsidRPr="00775D7A">
        <w:rPr>
          <w:color w:val="0D0D0D"/>
          <w:spacing w:val="28"/>
        </w:rPr>
        <w:t xml:space="preserve"> </w:t>
      </w:r>
      <w:r w:rsidRPr="00775D7A">
        <w:rPr>
          <w:color w:val="0D0D0D"/>
        </w:rPr>
        <w:t xml:space="preserve">that the two lines intersect at </w:t>
      </w:r>
      <w:ins w:id="217" w:author="RE4U SOLUTIONS " w:date="2026-01-21T12:38:00Z" w16du:dateUtc="2026-01-21T07:08:00Z">
        <w:r w:rsidRPr="00775D7A">
          <w:rPr>
            <w:color w:val="0D0D0D"/>
          </w:rPr>
          <w:t xml:space="preserve">a </w:t>
        </w:r>
      </w:ins>
      <w:r w:rsidRPr="00775D7A">
        <w:rPr>
          <w:color w:val="0D0D0D"/>
        </w:rPr>
        <w:t>certain point</w:t>
      </w:r>
      <w:ins w:id="218" w:author="RE4U SOLUTIONS " w:date="2026-01-21T12:38:00Z" w16du:dateUtc="2026-01-21T07:08:00Z">
        <w:r w:rsidRPr="00775D7A">
          <w:rPr>
            <w:color w:val="0D0D0D"/>
          </w:rPr>
          <w:t>,</w:t>
        </w:r>
      </w:ins>
      <w:r w:rsidRPr="00775D7A">
        <w:rPr>
          <w:color w:val="0D0D0D"/>
        </w:rPr>
        <w:t xml:space="preserve"> which</w:t>
      </w:r>
      <w:r w:rsidRPr="00775D7A">
        <w:rPr>
          <w:color w:val="0D0D0D"/>
          <w:spacing w:val="23"/>
        </w:rPr>
        <w:t xml:space="preserve"> </w:t>
      </w:r>
      <w:r w:rsidRPr="00775D7A">
        <w:rPr>
          <w:color w:val="0D0D0D"/>
        </w:rPr>
        <w:t>verifies</w:t>
      </w:r>
      <w:r w:rsidRPr="00775D7A">
        <w:rPr>
          <w:color w:val="0D0D0D"/>
          <w:spacing w:val="23"/>
        </w:rPr>
        <w:t xml:space="preserve"> </w:t>
      </w:r>
      <w:r w:rsidRPr="00775D7A">
        <w:rPr>
          <w:color w:val="0D0D0D"/>
        </w:rPr>
        <w:t xml:space="preserve">the </w:t>
      </w:r>
      <w:del w:id="219" w:author="RE4U SOLUTIONS " w:date="2026-01-21T12:38:00Z" w16du:dateUtc="2026-01-21T07:08:00Z">
        <w:r w:rsidR="00775D7A" w:rsidRPr="00775D7A">
          <w:rPr>
            <w:color w:val="0D0D0D"/>
          </w:rPr>
          <w:delText>relation</w:delText>
        </w:r>
      </w:del>
      <w:ins w:id="220" w:author="RE4U SOLUTIONS " w:date="2026-01-21T12:38:00Z" w16du:dateUtc="2026-01-21T07:08:00Z">
        <w:r w:rsidRPr="00775D7A">
          <w:rPr>
            <w:color w:val="0D0D0D"/>
          </w:rPr>
          <w:t>relationship</w:t>
        </w:r>
      </w:ins>
      <w:r w:rsidRPr="00775D7A">
        <w:rPr>
          <w:color w:val="0D0D0D"/>
        </w:rPr>
        <w:t xml:space="preserve"> between Sand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G.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Furthermore,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 change</w:t>
      </w:r>
      <w:r w:rsidRPr="00775D7A">
        <w:rPr>
          <w:color w:val="0D0D0D"/>
          <w:spacing w:val="40"/>
        </w:rPr>
        <w:t xml:space="preserve"> </w:t>
      </w:r>
      <w:del w:id="221" w:author="RE4U SOLUTIONS " w:date="2026-01-21T12:38:00Z" w16du:dateUtc="2026-01-21T07:08:00Z">
        <w:r w:rsidR="00775D7A" w:rsidRPr="00775D7A">
          <w:rPr>
            <w:color w:val="0D0D0D"/>
          </w:rPr>
          <w:delText>of Hand</w:delText>
        </w:r>
      </w:del>
      <w:ins w:id="222" w:author="RE4U SOLUTIONS " w:date="2026-01-21T12:38:00Z" w16du:dateUtc="2026-01-21T07:08:00Z">
        <w:r w:rsidRPr="00775D7A">
          <w:rPr>
            <w:color w:val="0D0D0D"/>
          </w:rPr>
          <w:t>in H and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S </w:t>
      </w:r>
      <w:del w:id="223" w:author="RE4U SOLUTIONS " w:date="2026-01-21T12:38:00Z" w16du:dateUtc="2026-01-21T07:08:00Z">
        <w:r w:rsidR="00775D7A" w:rsidRPr="00775D7A">
          <w:rPr>
            <w:color w:val="0D0D0D"/>
          </w:rPr>
          <w:delText>represent</w:delText>
        </w:r>
      </w:del>
      <w:ins w:id="224" w:author="RE4U SOLUTIONS " w:date="2026-01-21T12:38:00Z" w16du:dateUtc="2026-01-21T07:08:00Z">
        <w:r w:rsidRPr="00775D7A">
          <w:rPr>
            <w:color w:val="0D0D0D"/>
          </w:rPr>
          <w:t>indicates</w:t>
        </w:r>
      </w:ins>
      <w:r w:rsidRPr="00775D7A">
        <w:rPr>
          <w:color w:val="0D0D0D"/>
        </w:rPr>
        <w:t xml:space="preserve"> that these parameters</w:t>
      </w:r>
      <w:r w:rsidRPr="00775D7A">
        <w:rPr>
          <w:color w:val="0D0D0D"/>
          <w:spacing w:val="40"/>
        </w:rPr>
        <w:t xml:space="preserve"> </w:t>
      </w:r>
      <w:del w:id="225" w:author="RE4U SOLUTIONS " w:date="2026-01-21T12:38:00Z" w16du:dateUtc="2026-01-21T07:08:00Z">
        <w:r w:rsidR="00775D7A" w:rsidRPr="00775D7A">
          <w:rPr>
            <w:color w:val="0D0D0D"/>
          </w:rPr>
          <w:delText>changing</w:delText>
        </w:r>
        <w:r w:rsidR="00775D7A" w:rsidRPr="00775D7A">
          <w:rPr>
            <w:color w:val="0D0D0D"/>
            <w:spacing w:val="40"/>
          </w:rPr>
          <w:delText xml:space="preserve"> </w:delText>
        </w:r>
        <w:r w:rsidR="00775D7A" w:rsidRPr="00775D7A">
          <w:rPr>
            <w:color w:val="0D0D0D"/>
          </w:rPr>
          <w:delText>depend</w:delText>
        </w:r>
      </w:del>
      <w:ins w:id="226" w:author="RE4U SOLUTIONS " w:date="2026-01-21T12:38:00Z" w16du:dateUtc="2026-01-21T07:08:00Z">
        <w:r w:rsidRPr="00775D7A">
          <w:rPr>
            <w:color w:val="0D0D0D"/>
          </w:rPr>
          <w:t>change</w:t>
        </w:r>
        <w:r w:rsidRPr="00775D7A">
          <w:rPr>
            <w:color w:val="0D0D0D"/>
            <w:spacing w:val="40"/>
          </w:rPr>
          <w:t xml:space="preserve"> </w:t>
        </w:r>
        <w:r w:rsidRPr="00775D7A">
          <w:rPr>
            <w:color w:val="0D0D0D"/>
          </w:rPr>
          <w:t>depending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on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temperature</w:t>
      </w:r>
      <w:del w:id="227" w:author="RE4U SOLUTIONS " w:date="2026-01-21T12:38:00Z" w16du:dateUtc="2026-01-21T07:08:00Z">
        <w:r w:rsidR="00775D7A" w:rsidRPr="00775D7A">
          <w:rPr>
            <w:color w:val="0D0D0D"/>
          </w:rPr>
          <w:delText xml:space="preserve"> due</w:delText>
        </w:r>
      </w:del>
      <w:ins w:id="228" w:author="RE4U SOLUTIONS " w:date="2026-01-21T12:38:00Z" w16du:dateUtc="2026-01-21T07:08:00Z">
        <w:r w:rsidRPr="00775D7A">
          <w:rPr>
            <w:color w:val="0D0D0D"/>
          </w:rPr>
          <w:t>, owing</w:t>
        </w:r>
      </w:ins>
      <w:r w:rsidRPr="00775D7A">
        <w:rPr>
          <w:color w:val="0D0D0D"/>
        </w:rPr>
        <w:t xml:space="preserve"> to which these parameters change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their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thermodynamic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system</w:t>
      </w:r>
      <w:r w:rsidRPr="00775D7A">
        <w:rPr>
          <w:color w:val="0D0D0D"/>
          <w:spacing w:val="39"/>
        </w:rPr>
        <w:t xml:space="preserve"> </w:t>
      </w:r>
      <w:del w:id="229" w:author="RE4U SOLUTIONS " w:date="2026-01-21T12:38:00Z" w16du:dateUtc="2026-01-21T07:08:00Z">
        <w:r w:rsidR="00775D7A" w:rsidRPr="00775D7A">
          <w:rPr>
            <w:color w:val="0D0D0D"/>
          </w:rPr>
          <w:delText>on</w:delText>
        </w:r>
      </w:del>
      <w:ins w:id="230" w:author="RE4U SOLUTIONS " w:date="2026-01-21T12:38:00Z" w16du:dateUtc="2026-01-21T07:08:00Z">
        <w:r w:rsidRPr="00775D7A">
          <w:rPr>
            <w:color w:val="0D0D0D"/>
          </w:rPr>
          <w:t>in</w:t>
        </w:r>
      </w:ins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their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own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ways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>(</w:t>
      </w:r>
      <w:proofErr w:type="spellStart"/>
      <w:r w:rsidRPr="00775D7A">
        <w:rPr>
          <w:color w:val="0D0D0D"/>
        </w:rPr>
        <w:t>Gauli</w:t>
      </w:r>
      <w:proofErr w:type="spellEnd"/>
      <w:r w:rsidRPr="00775D7A">
        <w:rPr>
          <w:color w:val="0D0D0D"/>
        </w:rPr>
        <w:t xml:space="preserve"> et</w:t>
      </w:r>
      <w:r w:rsidRPr="00775D7A">
        <w:rPr>
          <w:color w:val="0D0D0D"/>
          <w:spacing w:val="39"/>
        </w:rPr>
        <w:t xml:space="preserve"> </w:t>
      </w:r>
      <w:r w:rsidRPr="00775D7A">
        <w:rPr>
          <w:color w:val="0D0D0D"/>
        </w:rPr>
        <w:t>al.,</w:t>
      </w:r>
      <w:r w:rsidRPr="00775D7A">
        <w:rPr>
          <w:color w:val="0D0D0D"/>
          <w:spacing w:val="40"/>
        </w:rPr>
        <w:t xml:space="preserve"> </w:t>
      </w:r>
      <w:r w:rsidRPr="00775D7A">
        <w:rPr>
          <w:color w:val="0D0D0D"/>
        </w:rPr>
        <w:t xml:space="preserve">2023; Seshadri &amp; </w:t>
      </w:r>
      <w:proofErr w:type="spellStart"/>
      <w:r w:rsidRPr="00775D7A">
        <w:rPr>
          <w:color w:val="0D0D0D"/>
        </w:rPr>
        <w:t>Mp</w:t>
      </w:r>
      <w:proofErr w:type="spellEnd"/>
      <w:r w:rsidRPr="00775D7A">
        <w:rPr>
          <w:color w:val="0D0D0D"/>
        </w:rPr>
        <w:t>, 2018).</w:t>
      </w:r>
    </w:p>
    <w:p w14:paraId="7C485FBA" w14:textId="77777777" w:rsidR="00775D7A" w:rsidRPr="00775D7A" w:rsidRDefault="00775D7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pPrChange w:id="231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39A55D29" w14:textId="0F1D1845" w:rsidR="00775D7A" w:rsidRPr="00775D7A" w:rsidDel="00F170DF" w:rsidRDefault="00864523">
      <w:pPr>
        <w:spacing w:line="360" w:lineRule="auto"/>
        <w:jc w:val="both"/>
        <w:rPr>
          <w:del w:id="232" w:author="editor" w:date="2026-02-13T15:54:00Z" w16du:dateUtc="2026-02-13T10:24:00Z"/>
          <w:rFonts w:ascii="Times New Roman" w:hAnsi="Times New Roman" w:cs="Times New Roman"/>
          <w:sz w:val="24"/>
          <w:szCs w:val="24"/>
          <w:lang w:val="en-US"/>
        </w:rPr>
        <w:pPrChange w:id="233" w:author="editor" w:date="2026-02-13T15:55:00Z" w16du:dateUtc="2026-02-13T10:25:00Z">
          <w:pPr>
            <w:spacing w:line="276" w:lineRule="auto"/>
            <w:jc w:val="both"/>
          </w:pPr>
        </w:pPrChange>
      </w:pPr>
      <w:del w:id="234" w:author="editor" w:date="2026-02-13T15:54:00Z" w16du:dateUtc="2026-02-13T10:24:00Z">
        <w:r w:rsidDel="00F170DF">
          <w:rPr>
            <w:rFonts w:ascii="Times New Roman" w:hAnsi="Times New Roman" w:cs="Times New Roman"/>
            <w:noProof/>
            <w:sz w:val="24"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26F6B4B1" wp14:editId="14BAD76D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150475</wp:posOffset>
                  </wp:positionV>
                  <wp:extent cx="5486380" cy="914400"/>
                  <wp:effectExtent l="361950" t="57150" r="38735" b="323850"/>
                  <wp:wrapNone/>
                  <wp:docPr id="1504817342" name="Rectangle: Rounded Corners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86380" cy="9144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oundrect w14:anchorId="1A309554" id="Rectangle: Rounded Corners 1" o:spid="_x0000_s1026" style="position:absolute;margin-left:9pt;margin-top:11.85pt;width:6in;height:1in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" fillcolor="#d9e2f3 [660]" stroked="f" strokeweight="1pt">
                  <v:stroke joinstyle="miter"/>
                  <v:shadow on="t" color="black" opacity="18350f" offset="-5.40094mm,4.37361mm"/>
                </v:roundrect>
              </w:pict>
            </mc:Fallback>
          </mc:AlternateContent>
        </w:r>
      </w:del>
    </w:p>
    <w:p w14:paraId="0224C02E" w14:textId="4F7B0DEB" w:rsidR="00864523" w:rsidRPr="003E2962" w:rsidDel="00F170DF" w:rsidRDefault="003E2962">
      <w:pPr>
        <w:spacing w:line="360" w:lineRule="auto"/>
        <w:jc w:val="both"/>
        <w:rPr>
          <w:del w:id="235" w:author="editor" w:date="2026-02-13T15:54:00Z" w16du:dateUtc="2026-02-13T10:24:00Z"/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pPrChange w:id="236" w:author="editor" w:date="2026-02-13T15:55:00Z" w16du:dateUtc="2026-02-13T10:25:00Z">
          <w:pPr>
            <w:spacing w:line="276" w:lineRule="auto"/>
            <w:ind w:left="-360"/>
            <w:jc w:val="both"/>
          </w:pPr>
        </w:pPrChange>
      </w:pPr>
      <w:del w:id="237" w:author="editor" w:date="2026-02-13T15:54:00Z" w16du:dateUtc="2026-02-13T10:24:00Z">
        <w:r w:rsidDel="00F170DF"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delText xml:space="preserve">              </w:delText>
        </w:r>
        <w:r w:rsidR="00864523" w:rsidRPr="003E2962" w:rsidDel="00F170DF">
          <w:rPr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delText>NOTE:   SEE HOW THE SECTIONS WERE EDITED AND WHY ON NEXT</w:delText>
        </w:r>
      </w:del>
    </w:p>
    <w:p w14:paraId="3FA47A18" w14:textId="3C3EC0C1" w:rsidR="00775D7A" w:rsidRPr="003E2962" w:rsidDel="00F170DF" w:rsidRDefault="003E2962">
      <w:pPr>
        <w:spacing w:line="360" w:lineRule="auto"/>
        <w:jc w:val="both"/>
        <w:rPr>
          <w:del w:id="238" w:author="editor" w:date="2026-02-13T15:54:00Z" w16du:dateUtc="2026-02-13T10:24:00Z"/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pPrChange w:id="239" w:author="editor" w:date="2026-02-13T15:55:00Z" w16du:dateUtc="2026-02-13T10:25:00Z">
          <w:pPr>
            <w:spacing w:line="276" w:lineRule="auto"/>
            <w:jc w:val="both"/>
          </w:pPr>
        </w:pPrChange>
      </w:pPr>
      <w:del w:id="240" w:author="editor" w:date="2026-02-13T15:54:00Z" w16du:dateUtc="2026-02-13T10:24:00Z">
        <w:r w:rsidRPr="003E2962" w:rsidDel="00F170DF">
          <w:rPr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delText xml:space="preserve">        </w:delText>
        </w:r>
        <w:r w:rsidR="00864523" w:rsidRPr="003E2962" w:rsidDel="00F170DF">
          <w:rPr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delText xml:space="preserve">PAGE </w:delText>
        </w:r>
      </w:del>
    </w:p>
    <w:p w14:paraId="0D28BB8A" w14:textId="77777777" w:rsidR="00864523" w:rsidRDefault="00864523">
      <w:pPr>
        <w:spacing w:line="360" w:lineRule="auto"/>
        <w:jc w:val="both"/>
        <w:rPr>
          <w:ins w:id="241" w:author="editor" w:date="2026-02-13T15:55:00Z" w16du:dateUtc="2026-02-13T10:25:00Z"/>
          <w:rFonts w:ascii="Times New Roman" w:hAnsi="Times New Roman" w:cs="Times New Roman"/>
          <w:b/>
          <w:bCs/>
          <w:sz w:val="24"/>
          <w:szCs w:val="24"/>
          <w:lang w:val="en-US"/>
        </w:rPr>
        <w:pPrChange w:id="242" w:author="editor" w:date="2026-02-13T15:55:00Z" w16du:dateUtc="2026-02-13T10:25:00Z">
          <w:pPr>
            <w:spacing w:line="276" w:lineRule="auto"/>
            <w:jc w:val="both"/>
          </w:pPr>
        </w:pPrChange>
      </w:pPr>
    </w:p>
    <w:p w14:paraId="428C7B10" w14:textId="77777777" w:rsidR="00F170DF" w:rsidRDefault="00F170DF" w:rsidP="00F170DF">
      <w:pPr>
        <w:spacing w:line="276" w:lineRule="auto"/>
        <w:jc w:val="both"/>
        <w:rPr>
          <w:ins w:id="243" w:author="editor" w:date="2026-02-13T15:55:00Z" w16du:dateUtc="2026-02-13T10:25:00Z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365C1D" w14:textId="77777777" w:rsidR="00F170DF" w:rsidRDefault="00F170DF" w:rsidP="00F170DF">
      <w:pPr>
        <w:spacing w:line="276" w:lineRule="auto"/>
        <w:jc w:val="both"/>
        <w:rPr>
          <w:ins w:id="244" w:author="editor" w:date="2026-02-13T15:55:00Z" w16du:dateUtc="2026-02-13T10:25:00Z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AC59F6" w14:textId="77777777" w:rsidR="00F170DF" w:rsidRDefault="00F170DF" w:rsidP="00F170DF">
      <w:pPr>
        <w:spacing w:line="276" w:lineRule="auto"/>
        <w:jc w:val="both"/>
        <w:rPr>
          <w:ins w:id="245" w:author="editor" w:date="2026-02-13T15:55:00Z" w16du:dateUtc="2026-02-13T10:25:00Z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DA4B2D" w14:textId="77777777" w:rsidR="00F170DF" w:rsidRDefault="00F170DF" w:rsidP="00F170DF">
      <w:pPr>
        <w:spacing w:line="276" w:lineRule="auto"/>
        <w:jc w:val="both"/>
        <w:rPr>
          <w:ins w:id="246" w:author="editor" w:date="2026-02-13T15:55:00Z" w16du:dateUtc="2026-02-13T10:25:00Z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C30C6A" w14:textId="77777777" w:rsidR="00F170DF" w:rsidDel="00F170DF" w:rsidRDefault="00F170DF" w:rsidP="00F170DF">
      <w:pPr>
        <w:spacing w:line="276" w:lineRule="auto"/>
        <w:jc w:val="both"/>
        <w:rPr>
          <w:del w:id="247" w:author="editor" w:date="2026-02-13T15:56:00Z" w16du:dateUtc="2026-02-13T10:26:00Z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EE16C7" w14:textId="77777777" w:rsidR="00864523" w:rsidRDefault="00864523" w:rsidP="00775D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0E2E9D" w14:textId="77777777" w:rsidR="00864523" w:rsidRDefault="00864523" w:rsidP="00775D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C6DA35" w14:textId="1F769BCE" w:rsidR="00864523" w:rsidRDefault="00F170D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  <w:pPrChange w:id="248" w:author="editor" w:date="2026-02-13T15:55:00Z" w16du:dateUtc="2026-02-13T10:25:00Z">
          <w:pPr>
            <w:spacing w:line="276" w:lineRule="auto"/>
            <w:jc w:val="both"/>
          </w:pPr>
        </w:pPrChange>
      </w:pPr>
      <w:ins w:id="249" w:author="editor" w:date="2026-02-13T15:55:00Z" w16du:dateUtc="2026-02-13T10:25:00Z">
        <w:r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t xml:space="preserve">WHY THE CHANGES WERE MADE AND </w:t>
        </w:r>
        <w:proofErr w:type="gramStart"/>
        <w:r>
          <w:rPr>
            <w:rFonts w:ascii="Times New Roman" w:hAnsi="Times New Roman" w:cs="Times New Roman"/>
            <w:b/>
            <w:bCs/>
            <w:sz w:val="24"/>
            <w:szCs w:val="24"/>
            <w:lang w:val="en-US"/>
          </w:rPr>
          <w:t>WHERE ?</w:t>
        </w:r>
      </w:ins>
      <w:proofErr w:type="gramEnd"/>
    </w:p>
    <w:p w14:paraId="7E853459" w14:textId="77777777" w:rsidR="00864523" w:rsidDel="00D531F2" w:rsidRDefault="00864523" w:rsidP="00775D7A">
      <w:pPr>
        <w:spacing w:line="276" w:lineRule="auto"/>
        <w:jc w:val="both"/>
        <w:rPr>
          <w:del w:id="250" w:author="editor" w:date="2026-01-22T11:04:00Z" w16du:dateUtc="2026-01-22T05:34:00Z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1A9E61" w14:textId="77777777" w:rsidR="003E2962" w:rsidRDefault="003E2962" w:rsidP="00775D7A">
      <w:pPr>
        <w:spacing w:line="276" w:lineRule="auto"/>
        <w:jc w:val="both"/>
        <w:rPr>
          <w:ins w:id="251" w:author="editor" w:date="2026-01-21T13:07:00Z" w16du:dateUtc="2026-01-21T07:37:00Z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66DA44" w14:textId="77777777" w:rsidR="003E2962" w:rsidRDefault="003E2962" w:rsidP="00775D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1405"/>
        <w:gridCol w:w="1870"/>
        <w:gridCol w:w="1808"/>
        <w:gridCol w:w="1967"/>
        <w:gridCol w:w="1966"/>
      </w:tblGrid>
      <w:tr w:rsidR="00864523" w:rsidRPr="00864523" w14:paraId="0D96888B" w14:textId="77777777" w:rsidTr="003E2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46EFB83C" w14:textId="77777777" w:rsidR="00864523" w:rsidRPr="003E2962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  <w:t>Excerpt</w:t>
            </w:r>
          </w:p>
        </w:tc>
        <w:tc>
          <w:tcPr>
            <w:tcW w:w="1870" w:type="dxa"/>
            <w:hideMark/>
          </w:tcPr>
          <w:p w14:paraId="757BA644" w14:textId="77777777" w:rsidR="00864523" w:rsidRPr="003E2962" w:rsidRDefault="00864523" w:rsidP="00864523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23A6820E" w14:textId="77777777" w:rsidR="00864523" w:rsidRPr="003E2962" w:rsidRDefault="00864523" w:rsidP="00864523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  <w:t>Original (before) – example</w:t>
            </w:r>
          </w:p>
        </w:tc>
        <w:tc>
          <w:tcPr>
            <w:tcW w:w="0" w:type="auto"/>
            <w:hideMark/>
          </w:tcPr>
          <w:p w14:paraId="45D81699" w14:textId="77777777" w:rsidR="00864523" w:rsidRPr="003E2962" w:rsidRDefault="00864523" w:rsidP="00864523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  <w:t>RE4U fix (after) – example</w:t>
            </w:r>
          </w:p>
        </w:tc>
        <w:tc>
          <w:tcPr>
            <w:tcW w:w="0" w:type="auto"/>
            <w:hideMark/>
          </w:tcPr>
          <w:p w14:paraId="0DE7B850" w14:textId="77777777" w:rsidR="00864523" w:rsidRPr="003E2962" w:rsidRDefault="00864523" w:rsidP="00864523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  <w:t xml:space="preserve">Why </w:t>
            </w:r>
            <w:proofErr w:type="gramStart"/>
            <w:r w:rsidRPr="003E2962"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  <w:t>this matters (Chemical Sciences / journal style)</w:t>
            </w:r>
            <w:proofErr w:type="gramEnd"/>
          </w:p>
        </w:tc>
      </w:tr>
      <w:tr w:rsidR="00864523" w:rsidRPr="00864523" w14:paraId="36287DB9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6300E7CE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34C9A33A" w14:textId="77777777" w:rsidR="00864523" w:rsidRPr="003E2962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Redundancy + incorrect infinitive</w:t>
            </w:r>
          </w:p>
        </w:tc>
        <w:tc>
          <w:tcPr>
            <w:tcW w:w="0" w:type="auto"/>
            <w:hideMark/>
          </w:tcPr>
          <w:p w14:paraId="3687B64C" w14:textId="77777777" w:rsidR="00864523" w:rsidRPr="003E2962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“uses the used DFT method for to investigate the investigation of…”</w:t>
            </w:r>
          </w:p>
        </w:tc>
        <w:tc>
          <w:tcPr>
            <w:tcW w:w="0" w:type="auto"/>
            <w:hideMark/>
          </w:tcPr>
          <w:p w14:paraId="0F694D5D" w14:textId="77777777" w:rsidR="00864523" w:rsidRPr="003E2962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“used the DFT method to investigate …”</w:t>
            </w:r>
          </w:p>
        </w:tc>
        <w:tc>
          <w:tcPr>
            <w:tcW w:w="0" w:type="auto"/>
            <w:hideMark/>
          </w:tcPr>
          <w:p w14:paraId="55C9B4C3" w14:textId="77777777" w:rsidR="00864523" w:rsidRPr="003E2962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E296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Removes repeated meaning and fixes grammar; abstracts must be concise and professionally phrased.</w:t>
            </w:r>
          </w:p>
        </w:tc>
      </w:tr>
      <w:tr w:rsidR="00864523" w:rsidRPr="00864523" w14:paraId="58388DC1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4A6BF6BA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2AE51337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Tense consistency (scientific reporting)</w:t>
            </w:r>
          </w:p>
        </w:tc>
        <w:tc>
          <w:tcPr>
            <w:tcW w:w="0" w:type="auto"/>
            <w:hideMark/>
          </w:tcPr>
          <w:p w14:paraId="311EF00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“This study uses…” (present) while results are reported later</w:t>
            </w:r>
          </w:p>
        </w:tc>
        <w:tc>
          <w:tcPr>
            <w:tcW w:w="0" w:type="auto"/>
            <w:hideMark/>
          </w:tcPr>
          <w:p w14:paraId="0AEC4971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Shifted to past: “This study used…”</w:t>
            </w:r>
          </w:p>
        </w:tc>
        <w:tc>
          <w:tcPr>
            <w:tcW w:w="0" w:type="auto"/>
            <w:hideMark/>
          </w:tcPr>
          <w:p w14:paraId="25CA2D4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Computational work is completed work, so journals typically prefer past tense for methods/results.</w:t>
            </w:r>
          </w:p>
        </w:tc>
      </w:tr>
      <w:tr w:rsidR="00864523" w:rsidRPr="00864523" w14:paraId="4BEF178F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0CA31A74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683A98D9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Broken sentence/word fusion</w:t>
            </w:r>
          </w:p>
        </w:tc>
        <w:tc>
          <w:tcPr>
            <w:tcW w:w="0" w:type="auto"/>
            <w:hideMark/>
          </w:tcPr>
          <w:p w14:paraId="2B06AC54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arewere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…”, “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eVandeV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…”</w:t>
            </w:r>
          </w:p>
        </w:tc>
        <w:tc>
          <w:tcPr>
            <w:tcW w:w="0" w:type="auto"/>
            <w:hideMark/>
          </w:tcPr>
          <w:p w14:paraId="3A0DD0C8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Clean separation: “were … eV and … Debye”</w:t>
            </w:r>
          </w:p>
        </w:tc>
        <w:tc>
          <w:tcPr>
            <w:tcW w:w="0" w:type="auto"/>
            <w:hideMark/>
          </w:tcPr>
          <w:p w14:paraId="3F0F6053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Eliminates “track-change collision” errors that damage readability and reviewer trust.</w:t>
            </w:r>
          </w:p>
        </w:tc>
      </w:tr>
      <w:tr w:rsidR="00864523" w:rsidRPr="00864523" w14:paraId="5B51DC0D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2E67A6C3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59754A33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Unit/notation duplication</w:t>
            </w:r>
          </w:p>
        </w:tc>
        <w:tc>
          <w:tcPr>
            <w:tcW w:w="0" w:type="auto"/>
            <w:hideMark/>
          </w:tcPr>
          <w:p w14:paraId="03AC6BA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“1.39 ÅÅ and 1.08 ÅÅ”</w:t>
            </w:r>
          </w:p>
        </w:tc>
        <w:tc>
          <w:tcPr>
            <w:tcW w:w="0" w:type="auto"/>
            <w:hideMark/>
          </w:tcPr>
          <w:p w14:paraId="08ABD44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“1.39 Å and 1.08 Å”</w:t>
            </w:r>
          </w:p>
        </w:tc>
        <w:tc>
          <w:tcPr>
            <w:tcW w:w="0" w:type="auto"/>
            <w:hideMark/>
          </w:tcPr>
          <w:p w14:paraId="42FC122B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Unit duplication looks careless; bond lengths must </w:t>
            </w: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use Å once (or pm) consistently.</w:t>
            </w:r>
          </w:p>
        </w:tc>
      </w:tr>
      <w:tr w:rsidR="00864523" w:rsidRPr="00864523" w14:paraId="43438874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6E73D628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Abstract</w:t>
            </w:r>
          </w:p>
        </w:tc>
        <w:tc>
          <w:tcPr>
            <w:tcW w:w="1870" w:type="dxa"/>
            <w:hideMark/>
          </w:tcPr>
          <w:p w14:paraId="6CEBAAE6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Wrong unit symbol for angles</w:t>
            </w:r>
          </w:p>
        </w:tc>
        <w:tc>
          <w:tcPr>
            <w:tcW w:w="0" w:type="auto"/>
            <w:hideMark/>
          </w:tcPr>
          <w:p w14:paraId="280828D3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angleangles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… 120.10 Å° …”</w:t>
            </w:r>
          </w:p>
        </w:tc>
        <w:tc>
          <w:tcPr>
            <w:tcW w:w="0" w:type="auto"/>
            <w:hideMark/>
          </w:tcPr>
          <w:p w14:paraId="5C12F673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“bond angles … 120.10 ° …”</w:t>
            </w:r>
          </w:p>
        </w:tc>
        <w:tc>
          <w:tcPr>
            <w:tcW w:w="0" w:type="auto"/>
            <w:hideMark/>
          </w:tcPr>
          <w:p w14:paraId="5E8584C6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Angles are measured in degrees (°), not Å; this is a technical credibility fix.</w:t>
            </w:r>
          </w:p>
        </w:tc>
      </w:tr>
      <w:tr w:rsidR="00864523" w:rsidRPr="00864523" w14:paraId="0B98FAA2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10D6B2E5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1799AC1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Subject–verb agreement</w:t>
            </w:r>
          </w:p>
        </w:tc>
        <w:tc>
          <w:tcPr>
            <w:tcW w:w="0" w:type="auto"/>
            <w:hideMark/>
          </w:tcPr>
          <w:p w14:paraId="7D6CEC30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“which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correspondsis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very close…”</w:t>
            </w:r>
          </w:p>
        </w:tc>
        <w:tc>
          <w:tcPr>
            <w:tcW w:w="0" w:type="auto"/>
            <w:hideMark/>
          </w:tcPr>
          <w:p w14:paraId="56ADDFDA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“which corresponds closely…”</w:t>
            </w:r>
          </w:p>
        </w:tc>
        <w:tc>
          <w:tcPr>
            <w:tcW w:w="0" w:type="auto"/>
            <w:hideMark/>
          </w:tcPr>
          <w:p w14:paraId="6771961E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Grammar accuracy is a basic gatekeeper for peer review; improves fluency and tone.</w:t>
            </w:r>
          </w:p>
        </w:tc>
      </w:tr>
      <w:tr w:rsidR="00864523" w:rsidRPr="00864523" w14:paraId="7443DA80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06D3C464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0521D1E6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Preposition errors (quantitative parameters)</w:t>
            </w:r>
          </w:p>
        </w:tc>
        <w:tc>
          <w:tcPr>
            <w:tcW w:w="0" w:type="auto"/>
            <w:hideMark/>
          </w:tcPr>
          <w:p w14:paraId="7D7E266A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“global parameters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withof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0.4152 eV…”</w:t>
            </w:r>
          </w:p>
        </w:tc>
        <w:tc>
          <w:tcPr>
            <w:tcW w:w="0" w:type="auto"/>
            <w:hideMark/>
          </w:tcPr>
          <w:p w14:paraId="6B94A3BF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“global parameters with 0.4152 eV…”</w:t>
            </w:r>
          </w:p>
        </w:tc>
        <w:tc>
          <w:tcPr>
            <w:tcW w:w="0" w:type="auto"/>
            <w:hideMark/>
          </w:tcPr>
          <w:p w14:paraId="405ABE50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Prevents awkward phrasing around numbers; helps keep the sentence scientifically readable.</w:t>
            </w:r>
          </w:p>
        </w:tc>
      </w:tr>
      <w:tr w:rsidR="00864523" w:rsidRPr="00864523" w14:paraId="2C9BF49A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6A225FBA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43BF4CE5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Duplicate terms</w:t>
            </w:r>
          </w:p>
        </w:tc>
        <w:tc>
          <w:tcPr>
            <w:tcW w:w="0" w:type="auto"/>
            <w:hideMark/>
          </w:tcPr>
          <w:p w14:paraId="1CF5BD5E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“Mulliken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chargescharge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analysis”; “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indicateindicated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that…”</w:t>
            </w:r>
          </w:p>
        </w:tc>
        <w:tc>
          <w:tcPr>
            <w:tcW w:w="0" w:type="auto"/>
            <w:hideMark/>
          </w:tcPr>
          <w:p w14:paraId="1A6E8044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“Mulliken charge analysis indicated that…”</w:t>
            </w:r>
          </w:p>
        </w:tc>
        <w:tc>
          <w:tcPr>
            <w:tcW w:w="0" w:type="auto"/>
            <w:hideMark/>
          </w:tcPr>
          <w:p w14:paraId="1C3B5E43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Removes duplication and ensures the correct scientific noun form (“charge analysis”).</w:t>
            </w:r>
          </w:p>
        </w:tc>
      </w:tr>
      <w:tr w:rsidR="00864523" w:rsidRPr="00864523" w14:paraId="3B78D438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76037DA0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7EF7607A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Faulty parallel structure</w:t>
            </w:r>
          </w:p>
        </w:tc>
        <w:tc>
          <w:tcPr>
            <w:tcW w:w="0" w:type="auto"/>
            <w:hideMark/>
          </w:tcPr>
          <w:p w14:paraId="733D242D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</w:t>
            </w:r>
            <w:proofErr w:type="gram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carbon</w:t>
            </w:r>
            <w:proofErr w:type="gram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atoms… are found to carry, carried negative charges—</w:t>
            </w:r>
            <w:proofErr w:type="gram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where</w:t>
            </w:r>
            <w:proofErr w:type="gram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whereas …”</w:t>
            </w:r>
          </w:p>
        </w:tc>
        <w:tc>
          <w:tcPr>
            <w:tcW w:w="0" w:type="auto"/>
            <w:hideMark/>
          </w:tcPr>
          <w:p w14:paraId="0BA1B5EE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“carbon atoms… were found to carry negative charges, whereas …”</w:t>
            </w:r>
          </w:p>
        </w:tc>
        <w:tc>
          <w:tcPr>
            <w:tcW w:w="0" w:type="auto"/>
            <w:hideMark/>
          </w:tcPr>
          <w:p w14:paraId="55CD2E5F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Ensures clean contrast logic; reviewers expect tight, parallel scientific statements.</w:t>
            </w:r>
          </w:p>
        </w:tc>
      </w:tr>
      <w:tr w:rsidR="00864523" w:rsidRPr="00864523" w14:paraId="7EECED40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25723CCA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2A92E00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Incorrect verb pattern</w:t>
            </w:r>
          </w:p>
        </w:tc>
        <w:tc>
          <w:tcPr>
            <w:tcW w:w="0" w:type="auto"/>
            <w:hideMark/>
          </w:tcPr>
          <w:p w14:paraId="5FAA6EA6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“H-atoms… were found having to have positive…”</w:t>
            </w:r>
          </w:p>
        </w:tc>
        <w:tc>
          <w:tcPr>
            <w:tcW w:w="0" w:type="auto"/>
            <w:hideMark/>
          </w:tcPr>
          <w:p w14:paraId="2863AFE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“H atoms were found to have positive…”</w:t>
            </w:r>
          </w:p>
        </w:tc>
        <w:tc>
          <w:tcPr>
            <w:tcW w:w="0" w:type="auto"/>
            <w:hideMark/>
          </w:tcPr>
          <w:p w14:paraId="1360AD81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Fixes unnatural verb construction; improves clarity of charge-</w:t>
            </w: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distribution claims.</w:t>
            </w:r>
          </w:p>
        </w:tc>
      </w:tr>
      <w:tr w:rsidR="00864523" w:rsidRPr="00864523" w14:paraId="66C2E9AB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6256A3B6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Abstract</w:t>
            </w:r>
          </w:p>
        </w:tc>
        <w:tc>
          <w:tcPr>
            <w:tcW w:w="1870" w:type="dxa"/>
            <w:hideMark/>
          </w:tcPr>
          <w:p w14:paraId="30D379E0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Pronoun mismatch</w:t>
            </w:r>
          </w:p>
        </w:tc>
        <w:tc>
          <w:tcPr>
            <w:tcW w:w="0" w:type="auto"/>
            <w:hideMark/>
          </w:tcPr>
          <w:p w14:paraId="3BF74A69" w14:textId="55290EA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“regions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regions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and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itstheir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reactive natures”</w:t>
            </w:r>
          </w:p>
        </w:tc>
        <w:tc>
          <w:tcPr>
            <w:tcW w:w="0" w:type="auto"/>
            <w:hideMark/>
          </w:tcPr>
          <w:p w14:paraId="18EE754A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“regions and their reactive nature(s)”</w:t>
            </w:r>
          </w:p>
        </w:tc>
        <w:tc>
          <w:tcPr>
            <w:tcW w:w="0" w:type="auto"/>
            <w:hideMark/>
          </w:tcPr>
          <w:p w14:paraId="0F1654E1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Removes ambiguity (what “its” refers to) and aligns with formal scientific English.</w:t>
            </w:r>
          </w:p>
        </w:tc>
      </w:tr>
      <w:tr w:rsidR="00864523" w:rsidRPr="00864523" w14:paraId="1ECF690F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5E8B2C39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1C2C5E27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Technical term formatting</w:t>
            </w:r>
          </w:p>
        </w:tc>
        <w:tc>
          <w:tcPr>
            <w:tcW w:w="0" w:type="auto"/>
            <w:hideMark/>
          </w:tcPr>
          <w:p w14:paraId="6D24B0AB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Gibb’sGibbs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free energy”</w:t>
            </w:r>
          </w:p>
        </w:tc>
        <w:tc>
          <w:tcPr>
            <w:tcW w:w="0" w:type="auto"/>
            <w:hideMark/>
          </w:tcPr>
          <w:p w14:paraId="339A7A4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“Gibbs free energy”</w:t>
            </w:r>
          </w:p>
        </w:tc>
        <w:tc>
          <w:tcPr>
            <w:tcW w:w="0" w:type="auto"/>
            <w:hideMark/>
          </w:tcPr>
          <w:p w14:paraId="485277E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Correct naming is important; “Gibbs” is standard (no apostrophe) in most chemistry writing.</w:t>
            </w:r>
          </w:p>
        </w:tc>
      </w:tr>
      <w:tr w:rsidR="00864523" w:rsidRPr="00864523" w14:paraId="564054FC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15FE3380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Abstract</w:t>
            </w:r>
          </w:p>
        </w:tc>
        <w:tc>
          <w:tcPr>
            <w:tcW w:w="1870" w:type="dxa"/>
            <w:hideMark/>
          </w:tcPr>
          <w:p w14:paraId="540A812D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Word choice / logic connector</w:t>
            </w:r>
          </w:p>
        </w:tc>
        <w:tc>
          <w:tcPr>
            <w:tcW w:w="0" w:type="auto"/>
            <w:hideMark/>
          </w:tcPr>
          <w:p w14:paraId="320A86B9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“insights according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tointo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the change…”</w:t>
            </w:r>
          </w:p>
        </w:tc>
        <w:tc>
          <w:tcPr>
            <w:tcW w:w="0" w:type="auto"/>
            <w:hideMark/>
          </w:tcPr>
          <w:p w14:paraId="58DF25D9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“insights into the change…”</w:t>
            </w:r>
          </w:p>
        </w:tc>
        <w:tc>
          <w:tcPr>
            <w:tcW w:w="0" w:type="auto"/>
            <w:hideMark/>
          </w:tcPr>
          <w:p w14:paraId="03BBC9FB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Eliminates incorrect phrase blending; improves logical flow in the final abstract sentence.</w:t>
            </w:r>
          </w:p>
        </w:tc>
      </w:tr>
      <w:tr w:rsidR="00864523" w:rsidRPr="00864523" w14:paraId="36C6F45C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7D09273A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6332DA8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Duplicate chemical name</w:t>
            </w:r>
          </w:p>
        </w:tc>
        <w:tc>
          <w:tcPr>
            <w:tcW w:w="0" w:type="auto"/>
            <w:hideMark/>
          </w:tcPr>
          <w:p w14:paraId="30F71E14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“process of Cumene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cumene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formation …”</w:t>
            </w:r>
          </w:p>
        </w:tc>
        <w:tc>
          <w:tcPr>
            <w:tcW w:w="0" w:type="auto"/>
            <w:hideMark/>
          </w:tcPr>
          <w:p w14:paraId="1349AA5A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“process of cumene formation …”</w:t>
            </w:r>
          </w:p>
        </w:tc>
        <w:tc>
          <w:tcPr>
            <w:tcW w:w="0" w:type="auto"/>
            <w:hideMark/>
          </w:tcPr>
          <w:p w14:paraId="0C19044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Chemical names should not be duplicated; </w:t>
            </w:r>
            <w:proofErr w:type="gram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also</w:t>
            </w:r>
            <w:proofErr w:type="gram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common names are usually lowercase mid-sentence.</w:t>
            </w:r>
          </w:p>
        </w:tc>
      </w:tr>
      <w:tr w:rsidR="00864523" w:rsidRPr="00864523" w14:paraId="21891669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099946F7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58442787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Article/preposition error</w:t>
            </w:r>
          </w:p>
        </w:tc>
        <w:tc>
          <w:tcPr>
            <w:tcW w:w="0" w:type="auto"/>
            <w:hideMark/>
          </w:tcPr>
          <w:p w14:paraId="49AD4FEB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</w:t>
            </w:r>
            <w:proofErr w:type="spellStart"/>
            <w:proofErr w:type="gram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propylone</w:t>
            </w:r>
            <w:proofErr w:type="spellEnd"/>
            <w:proofErr w:type="gram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on </w:t>
            </w:r>
            <w:proofErr w:type="gram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a</w:t>
            </w:r>
            <w:proofErr w:type="gram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new three-dimensional catalyst…”</w:t>
            </w:r>
          </w:p>
        </w:tc>
        <w:tc>
          <w:tcPr>
            <w:tcW w:w="0" w:type="auto"/>
            <w:hideMark/>
          </w:tcPr>
          <w:p w14:paraId="18DFB71A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“… on a new three-dimensional catalyst…”</w:t>
            </w:r>
          </w:p>
        </w:tc>
        <w:tc>
          <w:tcPr>
            <w:tcW w:w="0" w:type="auto"/>
            <w:hideMark/>
          </w:tcPr>
          <w:p w14:paraId="598013EB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Fixes basic grammar and prevents “non-native” tone that reviewers often flag.</w:t>
            </w:r>
          </w:p>
        </w:tc>
      </w:tr>
      <w:tr w:rsidR="00864523" w:rsidRPr="00864523" w14:paraId="7997A3C3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232D6D2C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20C1FF36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Merged verbs / unclear action</w:t>
            </w:r>
          </w:p>
        </w:tc>
        <w:tc>
          <w:tcPr>
            <w:tcW w:w="0" w:type="auto"/>
            <w:hideMark/>
          </w:tcPr>
          <w:p w14:paraId="4D68865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“Al-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Khattaf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…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foundstudied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the process…”</w:t>
            </w:r>
          </w:p>
        </w:tc>
        <w:tc>
          <w:tcPr>
            <w:tcW w:w="0" w:type="auto"/>
            <w:hideMark/>
          </w:tcPr>
          <w:p w14:paraId="3DF7B67D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“Al-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Khattaf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… studied/investigated the process…”</w:t>
            </w:r>
          </w:p>
        </w:tc>
        <w:tc>
          <w:tcPr>
            <w:tcW w:w="0" w:type="auto"/>
            <w:hideMark/>
          </w:tcPr>
          <w:p w14:paraId="6320BA4A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Clarifies the research action; correct verb choice strengthens </w:t>
            </w: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literature narration.</w:t>
            </w:r>
          </w:p>
        </w:tc>
      </w:tr>
      <w:tr w:rsidR="00864523" w:rsidRPr="00864523" w14:paraId="0951F7CD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49726BD9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Introduction</w:t>
            </w:r>
          </w:p>
        </w:tc>
        <w:tc>
          <w:tcPr>
            <w:tcW w:w="1870" w:type="dxa"/>
            <w:hideMark/>
          </w:tcPr>
          <w:p w14:paraId="45A02EFC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Faulty relative clause</w:t>
            </w:r>
          </w:p>
        </w:tc>
        <w:tc>
          <w:tcPr>
            <w:tcW w:w="0" w:type="auto"/>
            <w:hideMark/>
          </w:tcPr>
          <w:p w14:paraId="2D375A81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“proposed a report wherein in which …”</w:t>
            </w:r>
          </w:p>
        </w:tc>
        <w:tc>
          <w:tcPr>
            <w:tcW w:w="0" w:type="auto"/>
            <w:hideMark/>
          </w:tcPr>
          <w:p w14:paraId="3F97E25A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“reported/proposed that …” or “in which …” (single form)</w:t>
            </w:r>
          </w:p>
        </w:tc>
        <w:tc>
          <w:tcPr>
            <w:tcW w:w="0" w:type="auto"/>
            <w:hideMark/>
          </w:tcPr>
          <w:p w14:paraId="40D36838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Avoids duplicated structures; improves scholarly style in literature review sections.</w:t>
            </w:r>
          </w:p>
        </w:tc>
      </w:tr>
      <w:tr w:rsidR="00864523" w:rsidRPr="00864523" w14:paraId="14B9950E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289C2394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090DAFC6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Repeated descriptor</w:t>
            </w:r>
          </w:p>
        </w:tc>
        <w:tc>
          <w:tcPr>
            <w:tcW w:w="0" w:type="auto"/>
            <w:hideMark/>
          </w:tcPr>
          <w:p w14:paraId="6D1CEB96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“class of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lipophilicof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lipophilic … catalysts”</w:t>
            </w:r>
          </w:p>
        </w:tc>
        <w:tc>
          <w:tcPr>
            <w:tcW w:w="0" w:type="auto"/>
            <w:hideMark/>
          </w:tcPr>
          <w:p w14:paraId="0986BD3A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“class of lipophilic … catalysts”</w:t>
            </w:r>
          </w:p>
        </w:tc>
        <w:tc>
          <w:tcPr>
            <w:tcW w:w="0" w:type="auto"/>
            <w:hideMark/>
          </w:tcPr>
          <w:p w14:paraId="1116048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Removes duplication; keeps technical descriptors precise and readable.</w:t>
            </w:r>
          </w:p>
        </w:tc>
      </w:tr>
      <w:tr w:rsidR="00864523" w:rsidRPr="00864523" w14:paraId="119A2EDD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2E97E8EB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14CF4701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Connector logic</w:t>
            </w:r>
          </w:p>
        </w:tc>
        <w:tc>
          <w:tcPr>
            <w:tcW w:w="0" w:type="auto"/>
            <w:hideMark/>
          </w:tcPr>
          <w:p w14:paraId="6EE3BDB6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“Even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thoughAlthough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the literature review reveals…”</w:t>
            </w:r>
          </w:p>
        </w:tc>
        <w:tc>
          <w:tcPr>
            <w:tcW w:w="0" w:type="auto"/>
            <w:hideMark/>
          </w:tcPr>
          <w:p w14:paraId="31F1F2D8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“Although …” (or “Even though…”, one only)</w:t>
            </w:r>
          </w:p>
        </w:tc>
        <w:tc>
          <w:tcPr>
            <w:tcW w:w="0" w:type="auto"/>
            <w:hideMark/>
          </w:tcPr>
          <w:p w14:paraId="29FE0889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Prevents double-connector errors; improves argumentative clarity of the research gap.</w:t>
            </w:r>
          </w:p>
        </w:tc>
      </w:tr>
      <w:tr w:rsidR="00864523" w:rsidRPr="00864523" w14:paraId="29CF016A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63048583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3F82D964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Research-gap sentence grammar</w:t>
            </w:r>
          </w:p>
        </w:tc>
        <w:tc>
          <w:tcPr>
            <w:tcW w:w="0" w:type="auto"/>
            <w:hideMark/>
          </w:tcPr>
          <w:p w14:paraId="19DAB343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“no research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foron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…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havehas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been performed”</w:t>
            </w:r>
          </w:p>
        </w:tc>
        <w:tc>
          <w:tcPr>
            <w:tcW w:w="0" w:type="auto"/>
            <w:hideMark/>
          </w:tcPr>
          <w:p w14:paraId="761BD453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“no research on … has been performed”</w:t>
            </w:r>
          </w:p>
        </w:tc>
        <w:tc>
          <w:tcPr>
            <w:tcW w:w="0" w:type="auto"/>
            <w:hideMark/>
          </w:tcPr>
          <w:p w14:paraId="24AD5CD4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Research gap must be unmistakable; correct grammar increases persuasiveness and credibility.</w:t>
            </w:r>
          </w:p>
        </w:tc>
      </w:tr>
      <w:tr w:rsidR="00864523" w:rsidRPr="00864523" w14:paraId="0D70540B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05761588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1E24A39A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Objective statement clarity</w:t>
            </w:r>
          </w:p>
        </w:tc>
        <w:tc>
          <w:tcPr>
            <w:tcW w:w="0" w:type="auto"/>
            <w:hideMark/>
          </w:tcPr>
          <w:p w14:paraId="7EA51053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SoTherefore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our objectives are…”</w:t>
            </w:r>
          </w:p>
        </w:tc>
        <w:tc>
          <w:tcPr>
            <w:tcW w:w="0" w:type="auto"/>
            <w:hideMark/>
          </w:tcPr>
          <w:p w14:paraId="1D704800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“Therefore, our objectives are…”</w:t>
            </w:r>
          </w:p>
        </w:tc>
        <w:tc>
          <w:tcPr>
            <w:tcW w:w="0" w:type="auto"/>
            <w:hideMark/>
          </w:tcPr>
          <w:p w14:paraId="7786E79C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Removes duplicated transition and makes the study aim sound authoritative.</w:t>
            </w:r>
          </w:p>
        </w:tc>
      </w:tr>
      <w:tr w:rsidR="00864523" w:rsidRPr="00864523" w14:paraId="0CA641F6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2954F3F4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Introduction</w:t>
            </w:r>
          </w:p>
        </w:tc>
        <w:tc>
          <w:tcPr>
            <w:tcW w:w="1870" w:type="dxa"/>
            <w:hideMark/>
          </w:tcPr>
          <w:p w14:paraId="3B1F95D5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Terminology consistency</w:t>
            </w:r>
          </w:p>
        </w:tc>
        <w:tc>
          <w:tcPr>
            <w:tcW w:w="0" w:type="auto"/>
            <w:hideMark/>
          </w:tcPr>
          <w:p w14:paraId="45C3DD14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orbitalorbitals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(HOMO-LUMO)”</w:t>
            </w:r>
          </w:p>
        </w:tc>
        <w:tc>
          <w:tcPr>
            <w:tcW w:w="0" w:type="auto"/>
            <w:hideMark/>
          </w:tcPr>
          <w:p w14:paraId="060513C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“molecular orbitals (HOMO–LUMO)”</w:t>
            </w:r>
          </w:p>
        </w:tc>
        <w:tc>
          <w:tcPr>
            <w:tcW w:w="0" w:type="auto"/>
            <w:hideMark/>
          </w:tcPr>
          <w:p w14:paraId="0BD5302F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Ensures correct pluralization and standard typography (often an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dash HOMO–LUMO).</w:t>
            </w:r>
          </w:p>
        </w:tc>
      </w:tr>
      <w:tr w:rsidR="00864523" w:rsidRPr="00864523" w14:paraId="02920452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613D2766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Discussion</w:t>
            </w:r>
          </w:p>
        </w:tc>
        <w:tc>
          <w:tcPr>
            <w:tcW w:w="1870" w:type="dxa"/>
            <w:hideMark/>
          </w:tcPr>
          <w:p w14:paraId="021D5444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Tense + US/UK consistency</w:t>
            </w:r>
          </w:p>
        </w:tc>
        <w:tc>
          <w:tcPr>
            <w:tcW w:w="0" w:type="auto"/>
            <w:hideMark/>
          </w:tcPr>
          <w:p w14:paraId="3A3670DF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“properties are analysed …”</w:t>
            </w:r>
          </w:p>
        </w:tc>
        <w:tc>
          <w:tcPr>
            <w:tcW w:w="0" w:type="auto"/>
            <w:hideMark/>
          </w:tcPr>
          <w:p w14:paraId="5594EF62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“properties were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analyzed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…”</w:t>
            </w:r>
          </w:p>
        </w:tc>
        <w:tc>
          <w:tcPr>
            <w:tcW w:w="0" w:type="auto"/>
            <w:hideMark/>
          </w:tcPr>
          <w:p w14:paraId="4DB0614F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Results/discussion typically use past tense; consistent spelling (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analyzed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/analysed) avoids editorial inconsistency.</w:t>
            </w:r>
          </w:p>
        </w:tc>
      </w:tr>
      <w:tr w:rsidR="00864523" w:rsidRPr="00864523" w14:paraId="693421D1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36BC717E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Discussion</w:t>
            </w:r>
          </w:p>
        </w:tc>
        <w:tc>
          <w:tcPr>
            <w:tcW w:w="1870" w:type="dxa"/>
            <w:hideMark/>
          </w:tcPr>
          <w:p w14:paraId="765AAEFD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Wordiness + wrong phrasing</w:t>
            </w:r>
          </w:p>
        </w:tc>
        <w:tc>
          <w:tcPr>
            <w:tcW w:w="0" w:type="auto"/>
            <w:hideMark/>
          </w:tcPr>
          <w:p w14:paraId="0FF803F1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“observed… as per the change in with temperature”</w:t>
            </w:r>
          </w:p>
        </w:tc>
        <w:tc>
          <w:tcPr>
            <w:tcW w:w="0" w:type="auto"/>
            <w:hideMark/>
          </w:tcPr>
          <w:p w14:paraId="38BBFAE9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“observed… with temperature”</w:t>
            </w:r>
          </w:p>
        </w:tc>
        <w:tc>
          <w:tcPr>
            <w:tcW w:w="0" w:type="auto"/>
            <w:hideMark/>
          </w:tcPr>
          <w:p w14:paraId="1E9585A1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“As per” is non-standard in journals; tightened phrasing improves professional tone.</w:t>
            </w:r>
          </w:p>
        </w:tc>
      </w:tr>
      <w:tr w:rsidR="00864523" w:rsidRPr="00864523" w14:paraId="26DECDE2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10022ED6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Discussion</w:t>
            </w:r>
          </w:p>
        </w:tc>
        <w:tc>
          <w:tcPr>
            <w:tcW w:w="1870" w:type="dxa"/>
            <w:hideMark/>
          </w:tcPr>
          <w:p w14:paraId="3ECB8E66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Figure callout verb</w:t>
            </w:r>
          </w:p>
        </w:tc>
        <w:tc>
          <w:tcPr>
            <w:tcW w:w="0" w:type="auto"/>
            <w:hideMark/>
          </w:tcPr>
          <w:p w14:paraId="2222C3E9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“Figure 9(a) represents shows …”</w:t>
            </w:r>
          </w:p>
        </w:tc>
        <w:tc>
          <w:tcPr>
            <w:tcW w:w="0" w:type="auto"/>
            <w:hideMark/>
          </w:tcPr>
          <w:p w14:paraId="2AC287DB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“Figure 9(a) shows …”</w:t>
            </w:r>
          </w:p>
        </w:tc>
        <w:tc>
          <w:tcPr>
            <w:tcW w:w="0" w:type="auto"/>
            <w:hideMark/>
          </w:tcPr>
          <w:p w14:paraId="03E2979B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Removes redundancy; figure descriptions should be direct and precise.</w:t>
            </w:r>
          </w:p>
        </w:tc>
      </w:tr>
      <w:tr w:rsidR="00864523" w:rsidRPr="00864523" w14:paraId="28AADE40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4C8D0FE6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Discussion</w:t>
            </w:r>
          </w:p>
        </w:tc>
        <w:tc>
          <w:tcPr>
            <w:tcW w:w="1870" w:type="dxa"/>
            <w:hideMark/>
          </w:tcPr>
          <w:p w14:paraId="5AA7B841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Range formatting + prepositions</w:t>
            </w:r>
          </w:p>
        </w:tc>
        <w:tc>
          <w:tcPr>
            <w:tcW w:w="0" w:type="auto"/>
            <w:hideMark/>
          </w:tcPr>
          <w:p w14:paraId="6F547D50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“range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inof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50 K—500 K”</w:t>
            </w:r>
          </w:p>
        </w:tc>
        <w:tc>
          <w:tcPr>
            <w:tcW w:w="0" w:type="auto"/>
            <w:hideMark/>
          </w:tcPr>
          <w:p w14:paraId="17584EE4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“range of 50–500 K”</w:t>
            </w:r>
          </w:p>
        </w:tc>
        <w:tc>
          <w:tcPr>
            <w:tcW w:w="0" w:type="auto"/>
            <w:hideMark/>
          </w:tcPr>
          <w:p w14:paraId="31D738CD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Correct range style is expected (often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dash); improves technical presentation.</w:t>
            </w:r>
          </w:p>
        </w:tc>
      </w:tr>
      <w:tr w:rsidR="00864523" w:rsidRPr="00864523" w14:paraId="04B15AF5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3E1D058E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Discussion</w:t>
            </w:r>
          </w:p>
        </w:tc>
        <w:tc>
          <w:tcPr>
            <w:tcW w:w="1870" w:type="dxa"/>
            <w:hideMark/>
          </w:tcPr>
          <w:p w14:paraId="7A6AFD49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Repetition in trend description</w:t>
            </w:r>
          </w:p>
        </w:tc>
        <w:tc>
          <w:tcPr>
            <w:tcW w:w="0" w:type="auto"/>
            <w:hideMark/>
          </w:tcPr>
          <w:p w14:paraId="7583DE84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“increase along with the increase increasing temperature”</w:t>
            </w:r>
          </w:p>
        </w:tc>
        <w:tc>
          <w:tcPr>
            <w:tcW w:w="0" w:type="auto"/>
            <w:hideMark/>
          </w:tcPr>
          <w:p w14:paraId="5EFC57AD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“increase with increasing temperature”</w:t>
            </w:r>
          </w:p>
        </w:tc>
        <w:tc>
          <w:tcPr>
            <w:tcW w:w="0" w:type="auto"/>
            <w:hideMark/>
          </w:tcPr>
          <w:p w14:paraId="11BC6D14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Standard scientific phrasing; avoids repetitive, awkward constructions.</w:t>
            </w:r>
          </w:p>
        </w:tc>
      </w:tr>
      <w:tr w:rsidR="00864523" w:rsidRPr="00864523" w14:paraId="09D82D29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22FB0F72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Discussion</w:t>
            </w:r>
          </w:p>
        </w:tc>
        <w:tc>
          <w:tcPr>
            <w:tcW w:w="1870" w:type="dxa"/>
            <w:hideMark/>
          </w:tcPr>
          <w:p w14:paraId="148C42DC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Spacing/units</w:t>
            </w:r>
          </w:p>
        </w:tc>
        <w:tc>
          <w:tcPr>
            <w:tcW w:w="0" w:type="auto"/>
            <w:hideMark/>
          </w:tcPr>
          <w:p w14:paraId="63EDBF79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“from 50K50 K”</w:t>
            </w:r>
          </w:p>
        </w:tc>
        <w:tc>
          <w:tcPr>
            <w:tcW w:w="0" w:type="auto"/>
            <w:hideMark/>
          </w:tcPr>
          <w:p w14:paraId="32D75EB9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“from 50 K”</w:t>
            </w:r>
          </w:p>
        </w:tc>
        <w:tc>
          <w:tcPr>
            <w:tcW w:w="0" w:type="auto"/>
            <w:hideMark/>
          </w:tcPr>
          <w:p w14:paraId="0B59A9EA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Correct SI spacing (number + space + unit) is a common journal requirement.</w:t>
            </w:r>
          </w:p>
        </w:tc>
      </w:tr>
      <w:tr w:rsidR="00864523" w:rsidRPr="00864523" w14:paraId="30089D00" w14:textId="77777777" w:rsidTr="003E2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45492562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Discussion</w:t>
            </w:r>
          </w:p>
        </w:tc>
        <w:tc>
          <w:tcPr>
            <w:tcW w:w="1870" w:type="dxa"/>
            <w:hideMark/>
          </w:tcPr>
          <w:p w14:paraId="222BEFE1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Duplicate/garbled phrasing</w:t>
            </w:r>
          </w:p>
        </w:tc>
        <w:tc>
          <w:tcPr>
            <w:tcW w:w="0" w:type="auto"/>
            <w:hideMark/>
          </w:tcPr>
          <w:p w14:paraId="0A9E44F6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“verifies the relate relationship…”</w:t>
            </w:r>
          </w:p>
        </w:tc>
        <w:tc>
          <w:tcPr>
            <w:tcW w:w="0" w:type="auto"/>
            <w:hideMark/>
          </w:tcPr>
          <w:p w14:paraId="74C84A03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“verifies the relationship …”</w:t>
            </w:r>
          </w:p>
        </w:tc>
        <w:tc>
          <w:tcPr>
            <w:tcW w:w="0" w:type="auto"/>
            <w:hideMark/>
          </w:tcPr>
          <w:p w14:paraId="42CC3B38" w14:textId="77777777" w:rsidR="00864523" w:rsidRPr="00864523" w:rsidRDefault="00864523" w:rsidP="00864523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Removes duplication and restores meaning; essential for interpreting thermodynamic correlations.</w:t>
            </w:r>
          </w:p>
        </w:tc>
      </w:tr>
      <w:tr w:rsidR="00864523" w:rsidRPr="00864523" w14:paraId="7D4B0078" w14:textId="77777777" w:rsidTr="003E29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hideMark/>
          </w:tcPr>
          <w:p w14:paraId="557BD1AE" w14:textId="77777777" w:rsidR="00864523" w:rsidRPr="00864523" w:rsidRDefault="00864523" w:rsidP="00864523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Discussion</w:t>
            </w:r>
          </w:p>
        </w:tc>
        <w:tc>
          <w:tcPr>
            <w:tcW w:w="1870" w:type="dxa"/>
            <w:hideMark/>
          </w:tcPr>
          <w:p w14:paraId="0A27E166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Grammar in cause–effect</w:t>
            </w:r>
          </w:p>
        </w:tc>
        <w:tc>
          <w:tcPr>
            <w:tcW w:w="0" w:type="auto"/>
            <w:hideMark/>
          </w:tcPr>
          <w:p w14:paraId="36FEA9B9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“parameters changing </w:t>
            </w:r>
            <w:proofErr w:type="spellStart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dependchange</w:t>
            </w:r>
            <w:proofErr w:type="spellEnd"/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depending on…”</w:t>
            </w:r>
          </w:p>
        </w:tc>
        <w:tc>
          <w:tcPr>
            <w:tcW w:w="0" w:type="auto"/>
            <w:hideMark/>
          </w:tcPr>
          <w:p w14:paraId="62C1E35D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“parameters change depending on…”</w:t>
            </w:r>
          </w:p>
        </w:tc>
        <w:tc>
          <w:tcPr>
            <w:tcW w:w="0" w:type="auto"/>
            <w:hideMark/>
          </w:tcPr>
          <w:p w14:paraId="433C59BA" w14:textId="77777777" w:rsidR="00864523" w:rsidRPr="00864523" w:rsidRDefault="00864523" w:rsidP="00864523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452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Fixes sentence structure so the temperature-dependence claim is scientifically interpretable.</w:t>
            </w:r>
          </w:p>
        </w:tc>
      </w:tr>
    </w:tbl>
    <w:p w14:paraId="5EC207A9" w14:textId="77777777" w:rsidR="00864523" w:rsidRPr="00775D7A" w:rsidRDefault="00864523" w:rsidP="00775D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64523" w:rsidRPr="00775D7A" w:rsidSect="003E29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2" w:space="24" w:color="323E4F" w:themeColor="text2" w:themeShade="BF"/>
        <w:left w:val="single" w:sz="12" w:space="24" w:color="323E4F" w:themeColor="text2" w:themeShade="BF"/>
        <w:bottom w:val="single" w:sz="12" w:space="24" w:color="323E4F" w:themeColor="text2" w:themeShade="BF"/>
        <w:right w:val="single" w:sz="12" w:space="24" w:color="323E4F" w:themeColor="tex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767A" w14:textId="77777777" w:rsidR="00AD0EBC" w:rsidRDefault="00AD0EBC" w:rsidP="00864523">
      <w:pPr>
        <w:spacing w:after="0" w:line="240" w:lineRule="auto"/>
      </w:pPr>
      <w:r>
        <w:separator/>
      </w:r>
    </w:p>
  </w:endnote>
  <w:endnote w:type="continuationSeparator" w:id="0">
    <w:p w14:paraId="2286CD42" w14:textId="77777777" w:rsidR="00AD0EBC" w:rsidRDefault="00AD0EBC" w:rsidP="00864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03BA" w14:textId="77777777" w:rsidR="00864523" w:rsidRDefault="0086452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FC5400A" w14:textId="77777777" w:rsidR="00864523" w:rsidRDefault="008645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459AB" w14:textId="77777777" w:rsidR="00AD0EBC" w:rsidRDefault="00AD0EBC" w:rsidP="00864523">
      <w:pPr>
        <w:spacing w:after="0" w:line="240" w:lineRule="auto"/>
      </w:pPr>
      <w:r>
        <w:separator/>
      </w:r>
    </w:p>
  </w:footnote>
  <w:footnote w:type="continuationSeparator" w:id="0">
    <w:p w14:paraId="5A9CDC2C" w14:textId="77777777" w:rsidR="00AD0EBC" w:rsidRDefault="00AD0EBC" w:rsidP="00864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1AFC7" w14:textId="6884D69A" w:rsidR="00864523" w:rsidRDefault="00F170DF">
    <w:pPr>
      <w:pStyle w:val="Header"/>
    </w:pPr>
    <w:ins w:id="252" w:author="editor" w:date="2026-02-13T15:53:00Z" w16du:dateUtc="2026-02-13T10:23:00Z">
      <w:r>
        <w:rPr>
          <w:noProof/>
        </w:rPr>
        <w:drawing>
          <wp:inline distT="0" distB="0" distL="0" distR="0" wp14:anchorId="2A4DAA4F" wp14:editId="06F668FD">
            <wp:extent cx="1297700" cy="579120"/>
            <wp:effectExtent l="0" t="0" r="0" b="0"/>
            <wp:docPr id="1705483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3790" name="Picture 1705483790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750" cy="58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ins>
    <w:del w:id="253" w:author="editor" w:date="2026-02-13T15:53:00Z" w16du:dateUtc="2026-02-13T10:23:00Z">
      <w:r w:rsidR="00864523" w:rsidRPr="00864523" w:rsidDel="00F170DF">
        <w:delText>R</w:delText>
      </w:r>
      <w:r w:rsidR="00864523" w:rsidDel="00F170DF">
        <w:delText>E</w:delText>
      </w:r>
      <w:r w:rsidR="00864523" w:rsidRPr="00864523" w:rsidDel="00F170DF">
        <w:delText>4</w:delText>
      </w:r>
      <w:r w:rsidR="00864523" w:rsidDel="00F170DF">
        <w:delText>U</w:delText>
      </w:r>
      <w:r w:rsidR="00864523" w:rsidRPr="00864523" w:rsidDel="00F170DF">
        <w:delText xml:space="preserve"> Solutions</w:delText>
      </w:r>
    </w:del>
    <w:r w:rsidR="00864523">
      <w:ptab w:relativeTo="margin" w:alignment="center" w:leader="none"/>
    </w:r>
    <w:r w:rsidR="00864523" w:rsidRPr="00864523">
      <w:t xml:space="preserve"> Technical Copyediting (Chemical Sciences)</w:t>
    </w:r>
    <w:r w:rsidR="00864523">
      <w:ptab w:relativeTo="margin" w:alignment="right" w:leader="none"/>
    </w:r>
    <w:r w:rsidR="00864523">
      <w:t>version 1.0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ushree Prachi Palai">
    <w15:presenceInfo w15:providerId="Windows Live" w15:userId="c34324eadd24331c"/>
  </w15:person>
  <w15:person w15:author="editor">
    <w15:presenceInfo w15:providerId="None" w15:userId="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7A"/>
    <w:rsid w:val="00252E09"/>
    <w:rsid w:val="003E2962"/>
    <w:rsid w:val="00447A55"/>
    <w:rsid w:val="004B36CC"/>
    <w:rsid w:val="004E5089"/>
    <w:rsid w:val="0055670A"/>
    <w:rsid w:val="00775D7A"/>
    <w:rsid w:val="007C4B75"/>
    <w:rsid w:val="00864523"/>
    <w:rsid w:val="00914AB6"/>
    <w:rsid w:val="009700A8"/>
    <w:rsid w:val="00AD0EBC"/>
    <w:rsid w:val="00AF19F0"/>
    <w:rsid w:val="00B10E29"/>
    <w:rsid w:val="00B824CD"/>
    <w:rsid w:val="00CD50D0"/>
    <w:rsid w:val="00D23EA1"/>
    <w:rsid w:val="00D34E87"/>
    <w:rsid w:val="00D531F2"/>
    <w:rsid w:val="00DE14AA"/>
    <w:rsid w:val="00E31571"/>
    <w:rsid w:val="00EA2A14"/>
    <w:rsid w:val="00F170DF"/>
    <w:rsid w:val="00F4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35217"/>
  <w15:chartTrackingRefBased/>
  <w15:docId w15:val="{0D6FA876-BB75-4289-8CE3-5B8BB8089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D7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5D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75D7A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A2A14"/>
    <w:rPr>
      <w:color w:val="666666"/>
    </w:rPr>
  </w:style>
  <w:style w:type="table" w:styleId="GridTable6Colorful-Accent5">
    <w:name w:val="Grid Table 6 Colorful Accent 5"/>
    <w:basedOn w:val="TableNormal"/>
    <w:uiPriority w:val="51"/>
    <w:rsid w:val="0086452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64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523"/>
  </w:style>
  <w:style w:type="paragraph" w:styleId="Footer">
    <w:name w:val="footer"/>
    <w:basedOn w:val="Normal"/>
    <w:link w:val="FooterChar"/>
    <w:uiPriority w:val="99"/>
    <w:unhideWhenUsed/>
    <w:rsid w:val="00864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523"/>
  </w:style>
  <w:style w:type="paragraph" w:styleId="Revision">
    <w:name w:val="Revision"/>
    <w:hidden/>
    <w:uiPriority w:val="99"/>
    <w:semiHidden/>
    <w:rsid w:val="003E29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F3B77B-F807-471B-A82A-691533850524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6bddbbcd-382c-4bf6-a851-21f33e783c6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Shushree Prachi Palai</dc:creator>
  <cp:keywords/>
  <dc:description/>
  <cp:lastModifiedBy>Shushree Prachi Palai</cp:lastModifiedBy>
  <cp:revision>2</cp:revision>
  <cp:lastPrinted>2026-02-13T10:27:00Z</cp:lastPrinted>
  <dcterms:created xsi:type="dcterms:W3CDTF">2026-02-13T12:49:00Z</dcterms:created>
  <dcterms:modified xsi:type="dcterms:W3CDTF">2026-02-13T12:49:00Z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48fa636c-540c-4f86-bcbb-d8459fe7125a</vt:lpwstr>
  </property>
</Properties>
</file>